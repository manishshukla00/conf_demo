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49022" w14:textId="1552D2A4" w:rsidR="009A7A3D" w:rsidRPr="003E0F2B" w:rsidRDefault="00726531" w:rsidP="00570F5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del w:id="0" w:author="pcfeia107a" w:date="2026-01-22T09:40:00Z">
        <w:r w:rsidRPr="003E0F2B" w:rsidDel="000B0AF8">
          <w:rPr>
            <w:rFonts w:ascii="Times New Roman" w:hAnsi="Times New Roman" w:cs="Times New Roman"/>
            <w:b/>
            <w:bCs/>
            <w:sz w:val="40"/>
            <w:szCs w:val="40"/>
          </w:rPr>
          <w:delText xml:space="preserve">Iconcise </w:delText>
        </w:r>
      </w:del>
      <w:ins w:id="1" w:author="pcfeia107a" w:date="2026-01-22T09:40:00Z">
        <w:r w:rsidR="000B0AF8">
          <w:rPr>
            <w:rFonts w:ascii="Times New Roman" w:hAnsi="Times New Roman" w:cs="Times New Roman"/>
            <w:b/>
            <w:bCs/>
            <w:sz w:val="40"/>
            <w:szCs w:val="40"/>
          </w:rPr>
          <w:t>ConCISE</w:t>
        </w:r>
        <w:r w:rsidR="000B0AF8" w:rsidRPr="003E0F2B">
          <w:rPr>
            <w:rFonts w:ascii="Times New Roman" w:hAnsi="Times New Roman" w:cs="Times New Roman"/>
            <w:b/>
            <w:bCs/>
            <w:sz w:val="40"/>
            <w:szCs w:val="40"/>
          </w:rPr>
          <w:t xml:space="preserve"> </w:t>
        </w:r>
      </w:ins>
      <w:r w:rsidRPr="003E0F2B">
        <w:rPr>
          <w:rFonts w:ascii="Times New Roman" w:hAnsi="Times New Roman" w:cs="Times New Roman"/>
          <w:b/>
          <w:bCs/>
          <w:sz w:val="40"/>
          <w:szCs w:val="40"/>
        </w:rPr>
        <w:t xml:space="preserve">– International Conference on 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Computational Intelligence </w:t>
      </w:r>
      <w:r w:rsidRPr="003E0F2B">
        <w:rPr>
          <w:rFonts w:ascii="Times New Roman" w:hAnsi="Times New Roman" w:cs="Times New Roman"/>
          <w:b/>
          <w:bCs/>
          <w:sz w:val="40"/>
          <w:szCs w:val="40"/>
        </w:rPr>
        <w:t>&amp; System</w:t>
      </w:r>
      <w:ins w:id="2" w:author="pcfeia107a" w:date="2026-01-22T09:41:00Z">
        <w:r w:rsidR="000B0AF8">
          <w:rPr>
            <w:rFonts w:ascii="Times New Roman" w:hAnsi="Times New Roman" w:cs="Times New Roman"/>
            <w:b/>
            <w:bCs/>
            <w:sz w:val="40"/>
            <w:szCs w:val="40"/>
          </w:rPr>
          <w:t>s</w:t>
        </w:r>
      </w:ins>
      <w:r w:rsidRPr="003E0F2B">
        <w:rPr>
          <w:rFonts w:ascii="Times New Roman" w:hAnsi="Times New Roman" w:cs="Times New Roman"/>
          <w:b/>
          <w:bCs/>
          <w:sz w:val="40"/>
          <w:szCs w:val="40"/>
        </w:rPr>
        <w:t xml:space="preserve"> Engineering</w:t>
      </w:r>
    </w:p>
    <w:p w14:paraId="40F39269" w14:textId="413BE74A" w:rsidR="00672EF5" w:rsidRPr="00726531" w:rsidRDefault="004B2E88" w:rsidP="00570F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6531">
        <w:rPr>
          <w:rFonts w:ascii="Times New Roman" w:hAnsi="Times New Roman" w:cs="Times New Roman"/>
          <w:b/>
          <w:bCs/>
          <w:sz w:val="28"/>
          <w:szCs w:val="28"/>
        </w:rPr>
        <w:t xml:space="preserve">Tentative 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726531">
        <w:rPr>
          <w:rFonts w:ascii="Times New Roman" w:hAnsi="Times New Roman" w:cs="Times New Roman"/>
          <w:b/>
          <w:bCs/>
          <w:sz w:val="28"/>
          <w:szCs w:val="28"/>
        </w:rPr>
        <w:t xml:space="preserve">ate - </w:t>
      </w:r>
      <w:r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Pr="00726531">
        <w:rPr>
          <w:rFonts w:ascii="Times New Roman" w:hAnsi="Times New Roman" w:cs="Times New Roman"/>
          <w:b/>
          <w:bCs/>
          <w:sz w:val="28"/>
          <w:szCs w:val="28"/>
        </w:rPr>
        <w:t>une 4-6</w:t>
      </w:r>
      <w:r w:rsidRPr="0072653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del w:id="3" w:author="pcfeia107a" w:date="2026-01-22T09:40:00Z">
        <w:r w:rsidRPr="00726531" w:rsidDel="000B0AF8">
          <w:rPr>
            <w:rFonts w:ascii="Times New Roman" w:hAnsi="Times New Roman" w:cs="Times New Roman"/>
            <w:b/>
            <w:bCs/>
            <w:sz w:val="28"/>
            <w:szCs w:val="28"/>
          </w:rPr>
          <w:delText xml:space="preserve"> </w:delText>
        </w:r>
      </w:del>
      <w:r w:rsidRPr="00726531">
        <w:rPr>
          <w:rFonts w:ascii="Times New Roman" w:hAnsi="Times New Roman" w:cs="Times New Roman"/>
          <w:b/>
          <w:bCs/>
          <w:sz w:val="28"/>
          <w:szCs w:val="28"/>
        </w:rPr>
        <w:t>,</w:t>
      </w:r>
      <w:ins w:id="4" w:author="pcfeia107a" w:date="2026-01-22T09:40:00Z">
        <w:r w:rsidR="000B0AF8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</w:t>
        </w:r>
      </w:ins>
      <w:r w:rsidRPr="00726531">
        <w:rPr>
          <w:rFonts w:ascii="Times New Roman" w:hAnsi="Times New Roman" w:cs="Times New Roman"/>
          <w:b/>
          <w:bCs/>
          <w:sz w:val="28"/>
          <w:szCs w:val="28"/>
        </w:rPr>
        <w:t>2026</w:t>
      </w:r>
      <w:r w:rsidR="00BE4D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26531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Pr="00726531">
        <w:rPr>
          <w:rFonts w:ascii="Times New Roman" w:hAnsi="Times New Roman" w:cs="Times New Roman"/>
          <w:b/>
          <w:bCs/>
          <w:sz w:val="28"/>
          <w:szCs w:val="28"/>
        </w:rPr>
        <w:t xml:space="preserve">ybrid </w:t>
      </w:r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726531">
        <w:rPr>
          <w:rFonts w:ascii="Times New Roman" w:hAnsi="Times New Roman" w:cs="Times New Roman"/>
          <w:b/>
          <w:bCs/>
          <w:sz w:val="28"/>
          <w:szCs w:val="28"/>
        </w:rPr>
        <w:t xml:space="preserve">ode) </w:t>
      </w:r>
    </w:p>
    <w:p w14:paraId="5E13196E" w14:textId="77777777" w:rsidR="00570F5C" w:rsidRPr="003E0F2B" w:rsidRDefault="00570F5C" w:rsidP="00570F5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61B3CBB" w14:textId="57E372D0" w:rsidR="00570F5C" w:rsidRPr="004B2E88" w:rsidRDefault="00570F5C" w:rsidP="00570F5C">
      <w:pPr>
        <w:jc w:val="both"/>
        <w:rPr>
          <w:rFonts w:ascii="Times New Roman" w:hAnsi="Times New Roman" w:cs="Times New Roman"/>
        </w:rPr>
      </w:pPr>
      <w:del w:id="5" w:author="pcfeia107a" w:date="2026-01-22T09:40:00Z">
        <w:r w:rsidRPr="004B2E88" w:rsidDel="000B0AF8">
          <w:rPr>
            <w:rFonts w:ascii="Times New Roman" w:hAnsi="Times New Roman" w:cs="Times New Roman"/>
          </w:rPr>
          <w:delText>I</w:delText>
        </w:r>
      </w:del>
      <w:r w:rsidRPr="004B2E88">
        <w:rPr>
          <w:rFonts w:ascii="Times New Roman" w:hAnsi="Times New Roman" w:cs="Times New Roman"/>
        </w:rPr>
        <w:t>C</w:t>
      </w:r>
      <w:del w:id="6" w:author="pcfeia107a" w:date="2026-01-22T09:40:00Z">
        <w:r w:rsidRPr="004B2E88" w:rsidDel="000B0AF8">
          <w:rPr>
            <w:rFonts w:ascii="Times New Roman" w:hAnsi="Times New Roman" w:cs="Times New Roman"/>
          </w:rPr>
          <w:delText>ON</w:delText>
        </w:r>
      </w:del>
      <w:ins w:id="7" w:author="pcfeia107a" w:date="2026-01-22T09:40:00Z">
        <w:r w:rsidR="000B0AF8">
          <w:rPr>
            <w:rFonts w:ascii="Times New Roman" w:hAnsi="Times New Roman" w:cs="Times New Roman"/>
          </w:rPr>
          <w:t>on</w:t>
        </w:r>
      </w:ins>
      <w:r w:rsidRPr="004B2E88">
        <w:rPr>
          <w:rFonts w:ascii="Times New Roman" w:hAnsi="Times New Roman" w:cs="Times New Roman"/>
        </w:rPr>
        <w:t>CISE 2026 will be a three-day International Conference</w:t>
      </w:r>
      <w:del w:id="8" w:author="pcfeia107a" w:date="2026-01-22T09:40:00Z">
        <w:r w:rsidRPr="004B2E88" w:rsidDel="000B0AF8">
          <w:rPr>
            <w:rFonts w:ascii="Times New Roman" w:hAnsi="Times New Roman" w:cs="Times New Roman"/>
          </w:rPr>
          <w:delText xml:space="preserve"> specially designed with</w:delText>
        </w:r>
      </w:del>
      <w:ins w:id="9" w:author="pcfeia107a" w:date="2026-01-22T09:40:00Z">
        <w:r w:rsidR="000B0AF8">
          <w:rPr>
            <w:rFonts w:ascii="Times New Roman" w:hAnsi="Times New Roman" w:cs="Times New Roman"/>
          </w:rPr>
          <w:t>, designed as</w:t>
        </w:r>
      </w:ins>
      <w:r w:rsidRPr="004B2E88">
        <w:rPr>
          <w:rFonts w:ascii="Times New Roman" w:hAnsi="Times New Roman" w:cs="Times New Roman"/>
        </w:rPr>
        <w:t xml:space="preserve"> a cluster of scientific and technological sessions, providing a common platform for researchers, academicians, industry delegates, scientists, professionals, industry and government policy-makers, engineers, and students across the globe to share and exchange their knowledge and </w:t>
      </w:r>
      <w:del w:id="10" w:author="pcfeia107a" w:date="2026-01-22T09:40:00Z">
        <w:r w:rsidRPr="004B2E88" w:rsidDel="000B0AF8">
          <w:rPr>
            <w:rFonts w:ascii="Times New Roman" w:hAnsi="Times New Roman" w:cs="Times New Roman"/>
          </w:rPr>
          <w:delText>contribution</w:delText>
        </w:r>
      </w:del>
      <w:ins w:id="11" w:author="pcfeia107a" w:date="2026-01-22T09:40:00Z">
        <w:r w:rsidR="000B0AF8">
          <w:rPr>
            <w:rFonts w:ascii="Times New Roman" w:hAnsi="Times New Roman" w:cs="Times New Roman"/>
          </w:rPr>
          <w:t>contributions</w:t>
        </w:r>
      </w:ins>
      <w:r w:rsidRPr="004B2E88">
        <w:rPr>
          <w:rFonts w:ascii="Times New Roman" w:hAnsi="Times New Roman" w:cs="Times New Roman"/>
        </w:rPr>
        <w:t xml:space="preserve">. This conference </w:t>
      </w:r>
      <w:del w:id="12" w:author="pcfeia107a" w:date="2026-01-22T09:40:00Z">
        <w:r w:rsidRPr="004B2E88" w:rsidDel="000B0AF8">
          <w:rPr>
            <w:rFonts w:ascii="Times New Roman" w:hAnsi="Times New Roman" w:cs="Times New Roman"/>
          </w:rPr>
          <w:delText xml:space="preserve">attends to emerging areas of research and development specifically on aspects and applications </w:delText>
        </w:r>
        <w:r w:rsidR="004B2E88" w:rsidRPr="004B2E88" w:rsidDel="000B0AF8">
          <w:rPr>
            <w:rFonts w:ascii="Times New Roman" w:hAnsi="Times New Roman" w:cs="Times New Roman"/>
          </w:rPr>
          <w:delText>of computational</w:delText>
        </w:r>
        <w:r w:rsidR="00726531" w:rsidRPr="004B2E88" w:rsidDel="000B0AF8">
          <w:rPr>
            <w:rFonts w:ascii="Times New Roman" w:hAnsi="Times New Roman" w:cs="Times New Roman"/>
          </w:rPr>
          <w:delText xml:space="preserve"> intelligence, </w:delText>
        </w:r>
        <w:r w:rsidRPr="004B2E88" w:rsidDel="000B0AF8">
          <w:rPr>
            <w:rFonts w:ascii="Times New Roman" w:hAnsi="Times New Roman" w:cs="Times New Roman"/>
          </w:rPr>
          <w:delText>artificial intelligence</w:delText>
        </w:r>
        <w:r w:rsidR="00672EF5" w:rsidRPr="004B2E88" w:rsidDel="000B0AF8">
          <w:rPr>
            <w:rFonts w:ascii="Times New Roman" w:hAnsi="Times New Roman" w:cs="Times New Roman"/>
          </w:rPr>
          <w:delText xml:space="preserve">, </w:delText>
        </w:r>
        <w:r w:rsidR="00E75B98" w:rsidRPr="004B2E88" w:rsidDel="000B0AF8">
          <w:rPr>
            <w:rFonts w:ascii="Times New Roman" w:hAnsi="Times New Roman" w:cs="Times New Roman"/>
          </w:rPr>
          <w:delText>Cognitive</w:delText>
        </w:r>
        <w:r w:rsidR="00672EF5" w:rsidRPr="004B2E88" w:rsidDel="000B0AF8">
          <w:rPr>
            <w:rFonts w:ascii="Times New Roman" w:hAnsi="Times New Roman" w:cs="Times New Roman"/>
          </w:rPr>
          <w:delText xml:space="preserve"> Computing, System Engineering and not limited to Internet of Things, Generative AI</w:delText>
        </w:r>
      </w:del>
      <w:ins w:id="13" w:author="pcfeia107a" w:date="2026-01-22T09:40:00Z">
        <w:r w:rsidR="000B0AF8">
          <w:rPr>
            <w:rFonts w:ascii="Times New Roman" w:hAnsi="Times New Roman" w:cs="Times New Roman"/>
          </w:rPr>
          <w:t xml:space="preserve">addresses emerging areas of research and development, specifically in </w:t>
        </w:r>
      </w:ins>
      <w:ins w:id="14" w:author="pcfeia107a" w:date="2026-01-22T09:42:00Z">
        <w:r w:rsidR="000B0AF8">
          <w:rPr>
            <w:rFonts w:ascii="Times New Roman" w:hAnsi="Times New Roman" w:cs="Times New Roman"/>
          </w:rPr>
          <w:t>C</w:t>
        </w:r>
      </w:ins>
      <w:ins w:id="15" w:author="pcfeia107a" w:date="2026-01-22T09:40:00Z">
        <w:r w:rsidR="000B0AF8">
          <w:rPr>
            <w:rFonts w:ascii="Times New Roman" w:hAnsi="Times New Roman" w:cs="Times New Roman"/>
          </w:rPr>
          <w:t xml:space="preserve">omputational </w:t>
        </w:r>
      </w:ins>
      <w:ins w:id="16" w:author="pcfeia107a" w:date="2026-01-22T09:42:00Z">
        <w:r w:rsidR="000B0AF8">
          <w:rPr>
            <w:rFonts w:ascii="Times New Roman" w:hAnsi="Times New Roman" w:cs="Times New Roman"/>
          </w:rPr>
          <w:t>I</w:t>
        </w:r>
      </w:ins>
      <w:ins w:id="17" w:author="pcfeia107a" w:date="2026-01-22T09:40:00Z">
        <w:r w:rsidR="000B0AF8">
          <w:rPr>
            <w:rFonts w:ascii="Times New Roman" w:hAnsi="Times New Roman" w:cs="Times New Roman"/>
          </w:rPr>
          <w:t xml:space="preserve">ntelligence, </w:t>
        </w:r>
      </w:ins>
      <w:ins w:id="18" w:author="pcfeia107a" w:date="2026-01-22T09:42:00Z">
        <w:r w:rsidR="000B0AF8">
          <w:rPr>
            <w:rFonts w:ascii="Times New Roman" w:hAnsi="Times New Roman" w:cs="Times New Roman"/>
          </w:rPr>
          <w:t>A</w:t>
        </w:r>
      </w:ins>
      <w:ins w:id="19" w:author="pcfeia107a" w:date="2026-01-22T09:40:00Z">
        <w:r w:rsidR="000B0AF8">
          <w:rPr>
            <w:rFonts w:ascii="Times New Roman" w:hAnsi="Times New Roman" w:cs="Times New Roman"/>
          </w:rPr>
          <w:t xml:space="preserve">rtificial </w:t>
        </w:r>
      </w:ins>
      <w:ins w:id="20" w:author="pcfeia107a" w:date="2026-01-22T09:42:00Z">
        <w:r w:rsidR="000B0AF8">
          <w:rPr>
            <w:rFonts w:ascii="Times New Roman" w:hAnsi="Times New Roman" w:cs="Times New Roman"/>
          </w:rPr>
          <w:t>I</w:t>
        </w:r>
      </w:ins>
      <w:ins w:id="21" w:author="pcfeia107a" w:date="2026-01-22T09:40:00Z">
        <w:r w:rsidR="000B0AF8">
          <w:rPr>
            <w:rFonts w:ascii="Times New Roman" w:hAnsi="Times New Roman" w:cs="Times New Roman"/>
          </w:rPr>
          <w:t xml:space="preserve">ntelligence, </w:t>
        </w:r>
      </w:ins>
      <w:ins w:id="22" w:author="pcfeia107a" w:date="2026-01-22T09:42:00Z">
        <w:r w:rsidR="000B0AF8">
          <w:rPr>
            <w:rFonts w:ascii="Times New Roman" w:hAnsi="Times New Roman" w:cs="Times New Roman"/>
          </w:rPr>
          <w:t>Smart Computing, C</w:t>
        </w:r>
      </w:ins>
      <w:ins w:id="23" w:author="pcfeia107a" w:date="2026-01-22T09:40:00Z">
        <w:r w:rsidR="000B0AF8">
          <w:rPr>
            <w:rFonts w:ascii="Times New Roman" w:hAnsi="Times New Roman" w:cs="Times New Roman"/>
          </w:rPr>
          <w:t xml:space="preserve">ognitive </w:t>
        </w:r>
      </w:ins>
      <w:ins w:id="24" w:author="pcfeia107a" w:date="2026-01-22T09:42:00Z">
        <w:r w:rsidR="000B0AF8">
          <w:rPr>
            <w:rFonts w:ascii="Times New Roman" w:hAnsi="Times New Roman" w:cs="Times New Roman"/>
          </w:rPr>
          <w:t>C</w:t>
        </w:r>
      </w:ins>
      <w:ins w:id="25" w:author="pcfeia107a" w:date="2026-01-22T09:40:00Z">
        <w:r w:rsidR="000B0AF8">
          <w:rPr>
            <w:rFonts w:ascii="Times New Roman" w:hAnsi="Times New Roman" w:cs="Times New Roman"/>
          </w:rPr>
          <w:t xml:space="preserve">omputing, </w:t>
        </w:r>
      </w:ins>
      <w:ins w:id="26" w:author="pcfeia107a" w:date="2026-01-22T09:42:00Z">
        <w:r w:rsidR="000B0AF8">
          <w:rPr>
            <w:rFonts w:ascii="Times New Roman" w:hAnsi="Times New Roman" w:cs="Times New Roman"/>
          </w:rPr>
          <w:t>S</w:t>
        </w:r>
      </w:ins>
      <w:ins w:id="27" w:author="pcfeia107a" w:date="2026-01-22T09:40:00Z">
        <w:r w:rsidR="000B0AF8">
          <w:rPr>
            <w:rFonts w:ascii="Times New Roman" w:hAnsi="Times New Roman" w:cs="Times New Roman"/>
          </w:rPr>
          <w:t>ystem</w:t>
        </w:r>
      </w:ins>
      <w:ins w:id="28" w:author="pcfeia107a" w:date="2026-01-22T09:41:00Z">
        <w:r w:rsidR="000B0AF8">
          <w:rPr>
            <w:rFonts w:ascii="Times New Roman" w:hAnsi="Times New Roman" w:cs="Times New Roman"/>
          </w:rPr>
          <w:t>s</w:t>
        </w:r>
      </w:ins>
      <w:ins w:id="29" w:author="pcfeia107a" w:date="2026-01-22T09:40:00Z">
        <w:r w:rsidR="000B0AF8">
          <w:rPr>
            <w:rFonts w:ascii="Times New Roman" w:hAnsi="Times New Roman" w:cs="Times New Roman"/>
          </w:rPr>
          <w:t xml:space="preserve"> </w:t>
        </w:r>
      </w:ins>
      <w:ins w:id="30" w:author="pcfeia107a" w:date="2026-01-22T09:42:00Z">
        <w:r w:rsidR="000B0AF8">
          <w:rPr>
            <w:rFonts w:ascii="Times New Roman" w:hAnsi="Times New Roman" w:cs="Times New Roman"/>
          </w:rPr>
          <w:t>E</w:t>
        </w:r>
      </w:ins>
      <w:ins w:id="31" w:author="pcfeia107a" w:date="2026-01-22T09:40:00Z">
        <w:r w:rsidR="000B0AF8">
          <w:rPr>
            <w:rFonts w:ascii="Times New Roman" w:hAnsi="Times New Roman" w:cs="Times New Roman"/>
          </w:rPr>
          <w:t>ngineering, and related areas such as the Internet of Things, Generative AI,</w:t>
        </w:r>
      </w:ins>
      <w:r w:rsidR="00672EF5" w:rsidRPr="004B2E88">
        <w:rPr>
          <w:rFonts w:ascii="Times New Roman" w:hAnsi="Times New Roman" w:cs="Times New Roman"/>
        </w:rPr>
        <w:t xml:space="preserve"> and Cloud Computing.</w:t>
      </w:r>
    </w:p>
    <w:p w14:paraId="1093CC66" w14:textId="77777777" w:rsidR="009A7A3D" w:rsidRPr="003E0F2B" w:rsidRDefault="009A7A3D" w:rsidP="000804BF">
      <w:pPr>
        <w:rPr>
          <w:rFonts w:ascii="Times New Roman" w:hAnsi="Times New Roman" w:cs="Times New Roman"/>
          <w:b/>
          <w:bCs/>
        </w:rPr>
      </w:pPr>
    </w:p>
    <w:p w14:paraId="4E5985F2" w14:textId="77777777" w:rsidR="00726531" w:rsidRDefault="00726531" w:rsidP="000804BF">
      <w:pPr>
        <w:rPr>
          <w:rFonts w:ascii="Times New Roman" w:hAnsi="Times New Roman" w:cs="Times New Roman"/>
          <w:b/>
          <w:bCs/>
        </w:rPr>
        <w:sectPr w:rsidR="00726531" w:rsidSect="009A25F6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D04DBA8" w14:textId="4BB88761" w:rsidR="000804BF" w:rsidRPr="009A25F6" w:rsidRDefault="000804BF" w:rsidP="000804BF">
      <w:pPr>
        <w:rPr>
          <w:rFonts w:ascii="Times New Roman" w:hAnsi="Times New Roman" w:cs="Times New Roman"/>
          <w:b/>
          <w:bCs/>
        </w:rPr>
      </w:pPr>
      <w:r w:rsidRPr="003E0F2B">
        <w:rPr>
          <w:rFonts w:ascii="Times New Roman" w:hAnsi="Times New Roman" w:cs="Times New Roman"/>
          <w:b/>
          <w:bCs/>
        </w:rPr>
        <w:t>Topics and technical areas of interest include</w:t>
      </w:r>
      <w:ins w:id="32" w:author="pcfeia107a" w:date="2026-01-22T09:42:00Z">
        <w:r w:rsidR="000B0AF8">
          <w:rPr>
            <w:rFonts w:ascii="Times New Roman" w:hAnsi="Times New Roman" w:cs="Times New Roman"/>
            <w:b/>
            <w:bCs/>
          </w:rPr>
          <w:t>,</w:t>
        </w:r>
      </w:ins>
      <w:r w:rsidRPr="003E0F2B">
        <w:rPr>
          <w:rFonts w:ascii="Times New Roman" w:hAnsi="Times New Roman" w:cs="Times New Roman"/>
          <w:b/>
          <w:bCs/>
        </w:rPr>
        <w:t xml:space="preserve"> but are not limited to the following:</w:t>
      </w:r>
    </w:p>
    <w:p w14:paraId="09C6C653" w14:textId="77777777" w:rsidR="009A25F6" w:rsidRDefault="009A25F6" w:rsidP="000804BF">
      <w:pPr>
        <w:rPr>
          <w:rFonts w:ascii="Times New Roman" w:hAnsi="Times New Roman" w:cs="Times New Roman"/>
          <w:b/>
          <w:bCs/>
        </w:rPr>
        <w:sectPr w:rsidR="009A25F6" w:rsidSect="00726531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FB07C0E" w14:textId="5C02E0CC" w:rsidR="0066150A" w:rsidRPr="00CA286E" w:rsidRDefault="0066150A" w:rsidP="0066150A">
      <w:pPr>
        <w:rPr>
          <w:ins w:id="33" w:author="pcfeia107a" w:date="2026-01-22T09:57:00Z"/>
          <w:rFonts w:ascii="Times New Roman" w:hAnsi="Times New Roman" w:cs="Times New Roman"/>
          <w:b/>
          <w:bCs/>
          <w:sz w:val="32"/>
          <w:szCs w:val="32"/>
        </w:rPr>
      </w:pPr>
      <w:ins w:id="34" w:author="pcfeia107a" w:date="2026-01-22T09:57:00Z">
        <w:r w:rsidRPr="006B415E">
          <w:rPr>
            <w:rFonts w:ascii="Times New Roman" w:hAnsi="Times New Roman" w:cs="Times New Roman"/>
            <w:b/>
            <w:bCs/>
          </w:rPr>
          <w:t>Track-1: Intelligent Systems</w:t>
        </w:r>
      </w:ins>
    </w:p>
    <w:p w14:paraId="10941063" w14:textId="77777777" w:rsidR="0066150A" w:rsidRPr="000B0AF8" w:rsidRDefault="0066150A" w:rsidP="0066150A">
      <w:pPr>
        <w:pStyle w:val="ListParagraph"/>
        <w:numPr>
          <w:ilvl w:val="0"/>
          <w:numId w:val="7"/>
        </w:numPr>
        <w:rPr>
          <w:ins w:id="35" w:author="pcfeia107a" w:date="2026-01-22T09:57:00Z"/>
          <w:rFonts w:ascii="Times New Roman" w:hAnsi="Times New Roman" w:cs="Times New Roman"/>
        </w:rPr>
      </w:pPr>
      <w:ins w:id="36" w:author="pcfeia107a" w:date="2026-01-22T09:57:00Z">
        <w:r w:rsidRPr="000B0AF8">
          <w:rPr>
            <w:rFonts w:ascii="Times New Roman" w:hAnsi="Times New Roman" w:cs="Times New Roman"/>
          </w:rPr>
          <w:t>Intelligent Human Interfacing and Agent-Based Systems</w:t>
        </w:r>
      </w:ins>
    </w:p>
    <w:p w14:paraId="1B455DA4" w14:textId="77777777" w:rsidR="0066150A" w:rsidRPr="009A25F6" w:rsidRDefault="0066150A" w:rsidP="0066150A">
      <w:pPr>
        <w:pStyle w:val="ListParagraph"/>
        <w:numPr>
          <w:ilvl w:val="0"/>
          <w:numId w:val="7"/>
        </w:numPr>
        <w:rPr>
          <w:ins w:id="37" w:author="pcfeia107a" w:date="2026-01-22T09:57:00Z"/>
          <w:rFonts w:ascii="Times New Roman" w:hAnsi="Times New Roman" w:cs="Times New Roman"/>
        </w:rPr>
      </w:pPr>
      <w:ins w:id="38" w:author="pcfeia107a" w:date="2026-01-22T09:57:00Z">
        <w:r w:rsidRPr="009A25F6">
          <w:rPr>
            <w:rFonts w:ascii="Times New Roman" w:hAnsi="Times New Roman" w:cs="Times New Roman"/>
          </w:rPr>
          <w:t xml:space="preserve">Cognitive </w:t>
        </w:r>
        <w:r>
          <w:rPr>
            <w:rFonts w:ascii="Times New Roman" w:hAnsi="Times New Roman" w:cs="Times New Roman"/>
          </w:rPr>
          <w:t>a</w:t>
        </w:r>
        <w:r w:rsidRPr="009A25F6">
          <w:rPr>
            <w:rFonts w:ascii="Times New Roman" w:hAnsi="Times New Roman" w:cs="Times New Roman"/>
          </w:rPr>
          <w:t>nd Reactive Distributed AI Systems</w:t>
        </w:r>
      </w:ins>
    </w:p>
    <w:p w14:paraId="4F260E7B" w14:textId="77777777" w:rsidR="0066150A" w:rsidRPr="000B0AF8" w:rsidRDefault="0066150A" w:rsidP="0066150A">
      <w:pPr>
        <w:pStyle w:val="ListParagraph"/>
        <w:numPr>
          <w:ilvl w:val="0"/>
          <w:numId w:val="7"/>
        </w:numPr>
        <w:rPr>
          <w:ins w:id="39" w:author="pcfeia107a" w:date="2026-01-22T09:57:00Z"/>
          <w:rFonts w:ascii="Times New Roman" w:hAnsi="Times New Roman" w:cs="Times New Roman"/>
        </w:rPr>
      </w:pPr>
      <w:ins w:id="40" w:author="pcfeia107a" w:date="2026-01-22T09:57:00Z">
        <w:r w:rsidRPr="000B0AF8">
          <w:rPr>
            <w:rFonts w:ascii="Times New Roman" w:hAnsi="Times New Roman" w:cs="Times New Roman"/>
          </w:rPr>
          <w:t>I</w:t>
        </w:r>
        <w:r>
          <w:rPr>
            <w:rFonts w:ascii="Times New Roman" w:hAnsi="Times New Roman" w:cs="Times New Roman"/>
          </w:rPr>
          <w:t>ntelligent</w:t>
        </w:r>
        <w:r w:rsidRPr="000B0AF8">
          <w:rPr>
            <w:rFonts w:ascii="Times New Roman" w:hAnsi="Times New Roman" w:cs="Times New Roman"/>
          </w:rPr>
          <w:t xml:space="preserve"> Time Series Prediction</w:t>
        </w:r>
      </w:ins>
    </w:p>
    <w:p w14:paraId="02065D7A" w14:textId="77777777" w:rsidR="0066150A" w:rsidRPr="009A25F6" w:rsidRDefault="0066150A" w:rsidP="0066150A">
      <w:pPr>
        <w:pStyle w:val="ListParagraph"/>
        <w:numPr>
          <w:ilvl w:val="0"/>
          <w:numId w:val="7"/>
        </w:numPr>
        <w:rPr>
          <w:ins w:id="41" w:author="pcfeia107a" w:date="2026-01-22T09:57:00Z"/>
          <w:rFonts w:ascii="Times New Roman" w:hAnsi="Times New Roman" w:cs="Times New Roman"/>
        </w:rPr>
      </w:pPr>
      <w:ins w:id="42" w:author="pcfeia107a" w:date="2026-01-22T09:57:00Z">
        <w:r w:rsidRPr="009A25F6">
          <w:rPr>
            <w:rFonts w:ascii="Times New Roman" w:hAnsi="Times New Roman" w:cs="Times New Roman"/>
          </w:rPr>
          <w:t>AI and Robotic Process Automation</w:t>
        </w:r>
      </w:ins>
    </w:p>
    <w:p w14:paraId="493CCE29" w14:textId="77777777" w:rsidR="0066150A" w:rsidRPr="009A25F6" w:rsidRDefault="0066150A" w:rsidP="0066150A">
      <w:pPr>
        <w:pStyle w:val="ListParagraph"/>
        <w:numPr>
          <w:ilvl w:val="0"/>
          <w:numId w:val="7"/>
        </w:numPr>
        <w:rPr>
          <w:ins w:id="43" w:author="pcfeia107a" w:date="2026-01-22T09:57:00Z"/>
          <w:rFonts w:ascii="Times New Roman" w:hAnsi="Times New Roman" w:cs="Times New Roman"/>
        </w:rPr>
      </w:pPr>
      <w:ins w:id="44" w:author="pcfeia107a" w:date="2026-01-22T09:57:00Z">
        <w:r>
          <w:rPr>
            <w:rFonts w:ascii="Times New Roman" w:hAnsi="Times New Roman" w:cs="Times New Roman"/>
          </w:rPr>
          <w:t xml:space="preserve">Fog &amp; </w:t>
        </w:r>
        <w:r w:rsidRPr="009A25F6">
          <w:rPr>
            <w:rFonts w:ascii="Times New Roman" w:hAnsi="Times New Roman" w:cs="Times New Roman"/>
          </w:rPr>
          <w:t>Edge Computing</w:t>
        </w:r>
      </w:ins>
    </w:p>
    <w:p w14:paraId="3CBDE79E" w14:textId="77777777" w:rsidR="0066150A" w:rsidRDefault="0066150A" w:rsidP="0066150A">
      <w:pPr>
        <w:pStyle w:val="ListParagraph"/>
        <w:numPr>
          <w:ilvl w:val="0"/>
          <w:numId w:val="7"/>
        </w:numPr>
        <w:rPr>
          <w:ins w:id="45" w:author="pcfeia107a" w:date="2026-01-22T09:57:00Z"/>
          <w:rFonts w:ascii="Times New Roman" w:hAnsi="Times New Roman" w:cs="Times New Roman"/>
        </w:rPr>
      </w:pPr>
      <w:ins w:id="46" w:author="pcfeia107a" w:date="2026-01-22T09:57:00Z">
        <w:r w:rsidRPr="009A25F6">
          <w:rPr>
            <w:rFonts w:ascii="Times New Roman" w:hAnsi="Times New Roman" w:cs="Times New Roman"/>
          </w:rPr>
          <w:t>Generative</w:t>
        </w:r>
        <w:r>
          <w:rPr>
            <w:rFonts w:ascii="Times New Roman" w:hAnsi="Times New Roman" w:cs="Times New Roman"/>
          </w:rPr>
          <w:t xml:space="preserve"> and </w:t>
        </w:r>
        <w:r w:rsidRPr="009A25F6">
          <w:rPr>
            <w:rFonts w:ascii="Times New Roman" w:hAnsi="Times New Roman" w:cs="Times New Roman"/>
          </w:rPr>
          <w:t>Explainable AI</w:t>
        </w:r>
      </w:ins>
    </w:p>
    <w:p w14:paraId="5C6B7861" w14:textId="77777777" w:rsidR="0066150A" w:rsidRPr="009A25F6" w:rsidRDefault="0066150A" w:rsidP="0066150A">
      <w:pPr>
        <w:pStyle w:val="ListParagraph"/>
        <w:numPr>
          <w:ilvl w:val="0"/>
          <w:numId w:val="7"/>
        </w:numPr>
        <w:rPr>
          <w:ins w:id="47" w:author="pcfeia107a" w:date="2026-01-22T09:57:00Z"/>
          <w:rFonts w:ascii="Times New Roman" w:hAnsi="Times New Roman" w:cs="Times New Roman"/>
        </w:rPr>
      </w:pPr>
      <w:ins w:id="48" w:author="pcfeia107a" w:date="2026-01-22T09:57:00Z">
        <w:r>
          <w:rPr>
            <w:rFonts w:ascii="Times New Roman" w:hAnsi="Times New Roman" w:cs="Times New Roman"/>
          </w:rPr>
          <w:t>Embedded Systems</w:t>
        </w:r>
      </w:ins>
    </w:p>
    <w:p w14:paraId="2B395EF3" w14:textId="7DA82DE2" w:rsidR="0066150A" w:rsidRPr="003E0F2B" w:rsidRDefault="0066150A" w:rsidP="0066150A">
      <w:pPr>
        <w:spacing w:after="0"/>
        <w:rPr>
          <w:ins w:id="49" w:author="pcfeia107a" w:date="2026-01-22T09:57:00Z"/>
          <w:rFonts w:ascii="Times New Roman" w:hAnsi="Times New Roman" w:cs="Times New Roman"/>
          <w:b/>
          <w:bCs/>
          <w:sz w:val="32"/>
          <w:szCs w:val="32"/>
        </w:rPr>
      </w:pPr>
      <w:ins w:id="50" w:author="pcfeia107a" w:date="2026-01-22T09:57:00Z">
        <w:r w:rsidRPr="006B415E">
          <w:rPr>
            <w:rFonts w:ascii="Times New Roman" w:hAnsi="Times New Roman" w:cs="Times New Roman"/>
            <w:b/>
            <w:bCs/>
          </w:rPr>
          <w:t>Track 2: Advanced</w:t>
        </w:r>
        <w:r>
          <w:rPr>
            <w:rFonts w:ascii="Times New Roman" w:hAnsi="Times New Roman" w:cs="Times New Roman"/>
            <w:b/>
            <w:bCs/>
          </w:rPr>
          <w:t xml:space="preserve"> </w:t>
        </w:r>
        <w:r w:rsidRPr="006B415E">
          <w:rPr>
            <w:rFonts w:ascii="Times New Roman" w:hAnsi="Times New Roman" w:cs="Times New Roman"/>
            <w:b/>
            <w:bCs/>
          </w:rPr>
          <w:t xml:space="preserve">Computing and </w:t>
        </w:r>
      </w:ins>
      <w:ins w:id="51" w:author="pcfeia107a" w:date="2026-01-22T10:03:00Z">
        <w:r w:rsidR="00DA2F33">
          <w:rPr>
            <w:rFonts w:ascii="Times New Roman" w:hAnsi="Times New Roman" w:cs="Times New Roman"/>
            <w:b/>
            <w:bCs/>
          </w:rPr>
          <w:t>Modeling</w:t>
        </w:r>
      </w:ins>
    </w:p>
    <w:p w14:paraId="52FC5942" w14:textId="77777777" w:rsidR="0066150A" w:rsidRPr="009A25F6" w:rsidRDefault="0066150A" w:rsidP="0066150A">
      <w:pPr>
        <w:pStyle w:val="ListParagraph"/>
        <w:numPr>
          <w:ilvl w:val="0"/>
          <w:numId w:val="8"/>
        </w:numPr>
        <w:spacing w:after="0"/>
        <w:rPr>
          <w:ins w:id="52" w:author="pcfeia107a" w:date="2026-01-22T09:57:00Z"/>
          <w:rFonts w:ascii="Times New Roman" w:hAnsi="Times New Roman" w:cs="Times New Roman"/>
        </w:rPr>
      </w:pPr>
      <w:ins w:id="53" w:author="pcfeia107a" w:date="2026-01-22T09:57:00Z">
        <w:r w:rsidRPr="009A25F6">
          <w:rPr>
            <w:rFonts w:ascii="Times New Roman" w:hAnsi="Times New Roman" w:cs="Times New Roman"/>
          </w:rPr>
          <w:t>NLP and Machine Translation</w:t>
        </w:r>
      </w:ins>
    </w:p>
    <w:p w14:paraId="35F90FAB" w14:textId="77777777" w:rsidR="0066150A" w:rsidRPr="009A25F6" w:rsidRDefault="0066150A" w:rsidP="0066150A">
      <w:pPr>
        <w:pStyle w:val="ListParagraph"/>
        <w:numPr>
          <w:ilvl w:val="0"/>
          <w:numId w:val="8"/>
        </w:numPr>
        <w:spacing w:after="0"/>
        <w:rPr>
          <w:ins w:id="54" w:author="pcfeia107a" w:date="2026-01-22T09:57:00Z"/>
          <w:rFonts w:ascii="Times New Roman" w:hAnsi="Times New Roman" w:cs="Times New Roman"/>
        </w:rPr>
      </w:pPr>
      <w:ins w:id="55" w:author="pcfeia107a" w:date="2026-01-22T09:57:00Z">
        <w:r w:rsidRPr="009A25F6">
          <w:rPr>
            <w:rFonts w:ascii="Times New Roman" w:hAnsi="Times New Roman" w:cs="Times New Roman"/>
          </w:rPr>
          <w:t>Intelligent Control and Automation</w:t>
        </w:r>
      </w:ins>
    </w:p>
    <w:p w14:paraId="2EDAF308" w14:textId="77777777" w:rsidR="0066150A" w:rsidRPr="009A25F6" w:rsidRDefault="0066150A" w:rsidP="0066150A">
      <w:pPr>
        <w:pStyle w:val="ListParagraph"/>
        <w:numPr>
          <w:ilvl w:val="0"/>
          <w:numId w:val="8"/>
        </w:numPr>
        <w:spacing w:after="0"/>
        <w:rPr>
          <w:ins w:id="56" w:author="pcfeia107a" w:date="2026-01-22T09:57:00Z"/>
          <w:rFonts w:ascii="Times New Roman" w:hAnsi="Times New Roman" w:cs="Times New Roman"/>
        </w:rPr>
      </w:pPr>
      <w:ins w:id="57" w:author="pcfeia107a" w:date="2026-01-22T09:57:00Z">
        <w:r w:rsidRPr="009A25F6">
          <w:rPr>
            <w:rFonts w:ascii="Times New Roman" w:hAnsi="Times New Roman" w:cs="Times New Roman"/>
          </w:rPr>
          <w:t>Visual and Multimedia Computing</w:t>
        </w:r>
      </w:ins>
    </w:p>
    <w:p w14:paraId="2B7B6CD5" w14:textId="77777777" w:rsidR="0066150A" w:rsidRPr="009A25F6" w:rsidRDefault="0066150A" w:rsidP="0066150A">
      <w:pPr>
        <w:pStyle w:val="ListParagraph"/>
        <w:numPr>
          <w:ilvl w:val="0"/>
          <w:numId w:val="8"/>
        </w:numPr>
        <w:spacing w:after="0"/>
        <w:rPr>
          <w:ins w:id="58" w:author="pcfeia107a" w:date="2026-01-22T09:57:00Z"/>
          <w:rFonts w:ascii="Times New Roman" w:hAnsi="Times New Roman" w:cs="Times New Roman"/>
        </w:rPr>
      </w:pPr>
      <w:ins w:id="59" w:author="pcfeia107a" w:date="2026-01-22T09:57:00Z">
        <w:r w:rsidRPr="009A25F6">
          <w:rPr>
            <w:rFonts w:ascii="Times New Roman" w:hAnsi="Times New Roman" w:cs="Times New Roman"/>
          </w:rPr>
          <w:t>Combinatorial Game Theory</w:t>
        </w:r>
      </w:ins>
    </w:p>
    <w:p w14:paraId="719D282A" w14:textId="77777777" w:rsidR="0066150A" w:rsidRDefault="0066150A" w:rsidP="0066150A">
      <w:pPr>
        <w:pStyle w:val="ListParagraph"/>
        <w:numPr>
          <w:ilvl w:val="0"/>
          <w:numId w:val="8"/>
        </w:numPr>
        <w:spacing w:after="0"/>
        <w:rPr>
          <w:ins w:id="60" w:author="pcfeia107a" w:date="2026-01-22T09:57:00Z"/>
          <w:rFonts w:ascii="Times New Roman" w:hAnsi="Times New Roman" w:cs="Times New Roman"/>
        </w:rPr>
      </w:pPr>
      <w:ins w:id="61" w:author="pcfeia107a" w:date="2026-01-22T09:57:00Z">
        <w:r>
          <w:rPr>
            <w:rFonts w:ascii="Times New Roman" w:hAnsi="Times New Roman" w:cs="Times New Roman"/>
          </w:rPr>
          <w:t xml:space="preserve">Distributed Quantum Computing </w:t>
        </w:r>
      </w:ins>
    </w:p>
    <w:p w14:paraId="351AD8C8" w14:textId="77777777" w:rsidR="0066150A" w:rsidRDefault="0066150A" w:rsidP="0066150A">
      <w:pPr>
        <w:pStyle w:val="ListParagraph"/>
        <w:numPr>
          <w:ilvl w:val="0"/>
          <w:numId w:val="8"/>
        </w:numPr>
        <w:spacing w:after="0"/>
        <w:rPr>
          <w:ins w:id="62" w:author="pcfeia107a" w:date="2026-01-22T09:57:00Z"/>
          <w:rFonts w:ascii="Times New Roman" w:hAnsi="Times New Roman" w:cs="Times New Roman"/>
        </w:rPr>
      </w:pPr>
      <w:ins w:id="63" w:author="pcfeia107a" w:date="2026-01-22T09:57:00Z">
        <w:r>
          <w:rPr>
            <w:rFonts w:ascii="Times New Roman" w:hAnsi="Times New Roman" w:cs="Times New Roman"/>
          </w:rPr>
          <w:t xml:space="preserve">Nature-Inspired Computing </w:t>
        </w:r>
      </w:ins>
    </w:p>
    <w:p w14:paraId="61FB3E81" w14:textId="77777777" w:rsidR="0066150A" w:rsidRDefault="0066150A" w:rsidP="0066150A">
      <w:pPr>
        <w:pStyle w:val="ListParagraph"/>
        <w:numPr>
          <w:ilvl w:val="0"/>
          <w:numId w:val="8"/>
        </w:numPr>
        <w:spacing w:after="0"/>
        <w:rPr>
          <w:ins w:id="64" w:author="pcfeia107a" w:date="2026-01-22T09:57:00Z"/>
          <w:rFonts w:ascii="Times New Roman" w:hAnsi="Times New Roman" w:cs="Times New Roman"/>
        </w:rPr>
      </w:pPr>
      <w:ins w:id="65" w:author="pcfeia107a" w:date="2026-01-22T09:57:00Z">
        <w:r w:rsidRPr="009A25F6">
          <w:rPr>
            <w:rFonts w:ascii="Times New Roman" w:hAnsi="Times New Roman" w:cs="Times New Roman"/>
          </w:rPr>
          <w:t>Cloud Computing Techniques for Big Data</w:t>
        </w:r>
      </w:ins>
    </w:p>
    <w:p w14:paraId="7E99D07F" w14:textId="5C98D960" w:rsidR="0066150A" w:rsidRDefault="0066150A" w:rsidP="0066150A">
      <w:pPr>
        <w:pStyle w:val="ListParagraph"/>
        <w:numPr>
          <w:ilvl w:val="0"/>
          <w:numId w:val="8"/>
        </w:numPr>
        <w:spacing w:after="0"/>
        <w:rPr>
          <w:ins w:id="66" w:author="pcfeia107a" w:date="2026-01-22T10:02:00Z"/>
          <w:rFonts w:ascii="Times New Roman" w:hAnsi="Times New Roman" w:cs="Times New Roman"/>
        </w:rPr>
      </w:pPr>
      <w:ins w:id="67" w:author="pcfeia107a" w:date="2026-01-22T09:57:00Z">
        <w:r w:rsidRPr="009A25F6">
          <w:rPr>
            <w:rFonts w:ascii="Times New Roman" w:hAnsi="Times New Roman" w:cs="Times New Roman"/>
          </w:rPr>
          <w:t>High-Performance Data Mining Algorithms</w:t>
        </w:r>
      </w:ins>
    </w:p>
    <w:p w14:paraId="74DE4C1C" w14:textId="77777777" w:rsidR="00DA2F33" w:rsidRPr="009A25F6" w:rsidRDefault="00DA2F33" w:rsidP="00DA2F33">
      <w:pPr>
        <w:pStyle w:val="ListParagraph"/>
        <w:numPr>
          <w:ilvl w:val="0"/>
          <w:numId w:val="8"/>
        </w:numPr>
        <w:spacing w:after="0"/>
        <w:rPr>
          <w:ins w:id="68" w:author="pcfeia107a" w:date="2026-01-22T10:02:00Z"/>
          <w:rFonts w:ascii="Times New Roman" w:hAnsi="Times New Roman" w:cs="Times New Roman"/>
        </w:rPr>
      </w:pPr>
      <w:ins w:id="69" w:author="pcfeia107a" w:date="2026-01-22T10:02:00Z">
        <w:r w:rsidRPr="009A25F6">
          <w:rPr>
            <w:rFonts w:ascii="Times New Roman" w:hAnsi="Times New Roman" w:cs="Times New Roman"/>
          </w:rPr>
          <w:t>Statistic</w:t>
        </w:r>
        <w:r>
          <w:rPr>
            <w:rFonts w:ascii="Times New Roman" w:hAnsi="Times New Roman" w:cs="Times New Roman"/>
          </w:rPr>
          <w:t>al Modeling of Intelligent Systems</w:t>
        </w:r>
      </w:ins>
    </w:p>
    <w:p w14:paraId="6ED823B2" w14:textId="77777777" w:rsidR="00DA2F33" w:rsidRDefault="00DA2F33" w:rsidP="00DA2F33">
      <w:pPr>
        <w:pStyle w:val="ListParagraph"/>
        <w:spacing w:after="0"/>
        <w:rPr>
          <w:ins w:id="70" w:author="pcfeia107a" w:date="2026-01-22T09:57:00Z"/>
          <w:rFonts w:ascii="Times New Roman" w:hAnsi="Times New Roman" w:cs="Times New Roman"/>
        </w:rPr>
        <w:pPrChange w:id="71" w:author="pcfeia107a" w:date="2026-01-22T10:02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</w:p>
    <w:p w14:paraId="2D66A950" w14:textId="35F2FD52" w:rsidR="0066150A" w:rsidRPr="003E0F2B" w:rsidRDefault="0066150A" w:rsidP="0066150A">
      <w:pPr>
        <w:rPr>
          <w:ins w:id="72" w:author="pcfeia107a" w:date="2026-01-22T09:57:00Z"/>
          <w:rFonts w:ascii="Times New Roman" w:hAnsi="Times New Roman" w:cs="Times New Roman"/>
          <w:b/>
          <w:bCs/>
          <w:sz w:val="36"/>
          <w:szCs w:val="36"/>
        </w:rPr>
      </w:pPr>
      <w:ins w:id="73" w:author="pcfeia107a" w:date="2026-01-22T09:57:00Z">
        <w:r w:rsidRPr="006B415E">
          <w:rPr>
            <w:rFonts w:ascii="Times New Roman" w:hAnsi="Times New Roman" w:cs="Times New Roman"/>
            <w:b/>
            <w:bCs/>
          </w:rPr>
          <w:t>Track 3: Systems Engineering and Security</w:t>
        </w:r>
      </w:ins>
    </w:p>
    <w:p w14:paraId="567A2007" w14:textId="77777777" w:rsidR="0066150A" w:rsidRDefault="0066150A" w:rsidP="0066150A">
      <w:pPr>
        <w:pStyle w:val="ListParagraph"/>
        <w:numPr>
          <w:ilvl w:val="0"/>
          <w:numId w:val="9"/>
        </w:numPr>
        <w:spacing w:after="120"/>
        <w:rPr>
          <w:ins w:id="74" w:author="pcfeia107a" w:date="2026-01-22T09:57:00Z"/>
          <w:rFonts w:ascii="Times New Roman" w:hAnsi="Times New Roman" w:cs="Times New Roman"/>
        </w:rPr>
      </w:pPr>
      <w:ins w:id="75" w:author="pcfeia107a" w:date="2026-01-22T09:57:00Z">
        <w:r>
          <w:rPr>
            <w:rFonts w:ascii="Times New Roman" w:hAnsi="Times New Roman" w:cs="Times New Roman"/>
          </w:rPr>
          <w:t>Modeling and Simulation of Intelligent Systems</w:t>
        </w:r>
      </w:ins>
    </w:p>
    <w:p w14:paraId="262B8EB3" w14:textId="77777777" w:rsidR="0066150A" w:rsidRDefault="0066150A" w:rsidP="0066150A">
      <w:pPr>
        <w:pStyle w:val="ListParagraph"/>
        <w:numPr>
          <w:ilvl w:val="0"/>
          <w:numId w:val="9"/>
        </w:numPr>
        <w:spacing w:after="120"/>
        <w:rPr>
          <w:ins w:id="76" w:author="pcfeia107a" w:date="2026-01-22T09:57:00Z"/>
          <w:rFonts w:ascii="Times New Roman" w:hAnsi="Times New Roman" w:cs="Times New Roman"/>
        </w:rPr>
      </w:pPr>
      <w:ins w:id="77" w:author="pcfeia107a" w:date="2026-01-22T09:57:00Z">
        <w:r>
          <w:rPr>
            <w:rFonts w:ascii="Times New Roman" w:hAnsi="Times New Roman" w:cs="Times New Roman"/>
          </w:rPr>
          <w:t>Holistic Integration of Intelligent Systems</w:t>
        </w:r>
      </w:ins>
    </w:p>
    <w:p w14:paraId="700E40EA" w14:textId="77777777" w:rsidR="0066150A" w:rsidRDefault="0066150A" w:rsidP="0066150A">
      <w:pPr>
        <w:pStyle w:val="ListParagraph"/>
        <w:numPr>
          <w:ilvl w:val="0"/>
          <w:numId w:val="9"/>
        </w:numPr>
        <w:spacing w:after="120"/>
        <w:rPr>
          <w:ins w:id="78" w:author="pcfeia107a" w:date="2026-01-22T09:57:00Z"/>
          <w:rFonts w:ascii="Times New Roman" w:hAnsi="Times New Roman" w:cs="Times New Roman"/>
        </w:rPr>
      </w:pPr>
      <w:ins w:id="79" w:author="pcfeia107a" w:date="2026-01-22T09:57:00Z">
        <w:r>
          <w:rPr>
            <w:rFonts w:ascii="Times New Roman" w:hAnsi="Times New Roman" w:cs="Times New Roman"/>
          </w:rPr>
          <w:t xml:space="preserve">Intelligent Systems </w:t>
        </w:r>
        <w:r w:rsidRPr="0066150A">
          <w:rPr>
            <w:rFonts w:ascii="Times New Roman" w:hAnsi="Times New Roman" w:cs="Times New Roman"/>
          </w:rPr>
          <w:t>Requirements Management</w:t>
        </w:r>
      </w:ins>
    </w:p>
    <w:p w14:paraId="6DDD53AE" w14:textId="51533FDB" w:rsidR="0066150A" w:rsidRDefault="0066150A" w:rsidP="0066150A">
      <w:pPr>
        <w:pStyle w:val="ListParagraph"/>
        <w:numPr>
          <w:ilvl w:val="0"/>
          <w:numId w:val="9"/>
        </w:numPr>
        <w:spacing w:after="120"/>
        <w:rPr>
          <w:ins w:id="80" w:author="pcfeia107a" w:date="2026-01-22T10:01:00Z"/>
          <w:rFonts w:ascii="Times New Roman" w:hAnsi="Times New Roman" w:cs="Times New Roman"/>
        </w:rPr>
      </w:pPr>
      <w:ins w:id="81" w:author="pcfeia107a" w:date="2026-01-22T09:57:00Z">
        <w:r w:rsidRPr="009A25F6">
          <w:rPr>
            <w:rFonts w:ascii="Times New Roman" w:hAnsi="Times New Roman" w:cs="Times New Roman"/>
          </w:rPr>
          <w:lastRenderedPageBreak/>
          <w:t xml:space="preserve">Human-Centric </w:t>
        </w:r>
        <w:r>
          <w:rPr>
            <w:rFonts w:ascii="Times New Roman" w:hAnsi="Times New Roman" w:cs="Times New Roman"/>
          </w:rPr>
          <w:t>Lifecycle Management of Smart Systems</w:t>
        </w:r>
      </w:ins>
    </w:p>
    <w:p w14:paraId="01C5A362" w14:textId="525A234F" w:rsidR="00DA2F33" w:rsidRDefault="00DA2F33" w:rsidP="0066150A">
      <w:pPr>
        <w:pStyle w:val="ListParagraph"/>
        <w:numPr>
          <w:ilvl w:val="0"/>
          <w:numId w:val="9"/>
        </w:numPr>
        <w:spacing w:after="120"/>
        <w:rPr>
          <w:ins w:id="82" w:author="pcfeia107a" w:date="2026-01-22T10:05:00Z"/>
          <w:rFonts w:ascii="Times New Roman" w:hAnsi="Times New Roman" w:cs="Times New Roman"/>
        </w:rPr>
      </w:pPr>
      <w:ins w:id="83" w:author="pcfeia107a" w:date="2026-01-22T10:01:00Z">
        <w:r>
          <w:rPr>
            <w:rFonts w:ascii="Times New Roman" w:hAnsi="Times New Roman" w:cs="Times New Roman"/>
          </w:rPr>
          <w:t>Intelligent Subsystem Integration and Management</w:t>
        </w:r>
      </w:ins>
    </w:p>
    <w:p w14:paraId="670981C3" w14:textId="3C534799" w:rsidR="00D3568A" w:rsidRDefault="00D3568A" w:rsidP="0066150A">
      <w:pPr>
        <w:pStyle w:val="ListParagraph"/>
        <w:numPr>
          <w:ilvl w:val="0"/>
          <w:numId w:val="9"/>
        </w:numPr>
        <w:spacing w:after="120"/>
        <w:rPr>
          <w:ins w:id="84" w:author="pcfeia107a" w:date="2026-01-22T10:06:00Z"/>
          <w:rFonts w:ascii="Times New Roman" w:hAnsi="Times New Roman" w:cs="Times New Roman"/>
        </w:rPr>
      </w:pPr>
      <w:ins w:id="85" w:author="pcfeia107a" w:date="2026-01-22T10:05:00Z">
        <w:r>
          <w:rPr>
            <w:rFonts w:ascii="Times New Roman" w:hAnsi="Times New Roman" w:cs="Times New Roman"/>
          </w:rPr>
          <w:t>System of Interest (SoI) Identification</w:t>
        </w:r>
      </w:ins>
    </w:p>
    <w:p w14:paraId="61EE8E00" w14:textId="0AC44BC3" w:rsidR="0000340A" w:rsidRPr="0000340A" w:rsidRDefault="0000340A" w:rsidP="0066150A">
      <w:pPr>
        <w:pStyle w:val="ListParagraph"/>
        <w:numPr>
          <w:ilvl w:val="0"/>
          <w:numId w:val="9"/>
        </w:numPr>
        <w:spacing w:after="120"/>
        <w:rPr>
          <w:ins w:id="86" w:author="pcfeia107a" w:date="2026-01-22T09:57:00Z"/>
          <w:rFonts w:ascii="Times New Roman" w:hAnsi="Times New Roman" w:cs="Times New Roman"/>
        </w:rPr>
      </w:pPr>
      <w:ins w:id="87" w:author="pcfeia107a" w:date="2026-01-22T10:06:00Z">
        <w:r w:rsidRPr="0000340A">
          <w:rPr>
            <w:rFonts w:ascii="Times New Roman" w:hAnsi="Times New Roman" w:cs="Times New Roman"/>
            <w:rPrChange w:id="88" w:author="pcfeia107a" w:date="2026-01-22T10:06:00Z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</w:rPrChange>
          </w:rPr>
          <w:t xml:space="preserve">Risk </w:t>
        </w:r>
        <w:r w:rsidR="00543592">
          <w:rPr>
            <w:rFonts w:ascii="Times New Roman" w:hAnsi="Times New Roman" w:cs="Times New Roman"/>
          </w:rPr>
          <w:t>and</w:t>
        </w:r>
        <w:r w:rsidRPr="0000340A">
          <w:rPr>
            <w:rFonts w:ascii="Times New Roman" w:hAnsi="Times New Roman" w:cs="Times New Roman"/>
            <w:rPrChange w:id="89" w:author="pcfeia107a" w:date="2026-01-22T10:06:00Z">
              <w:rPr>
                <w:rStyle w:val="Strong"/>
                <w:rFonts w:ascii="Arial" w:hAnsi="Arial" w:cs="Arial"/>
                <w:color w:val="0A0A0A"/>
                <w:shd w:val="clear" w:color="auto" w:fill="FFFFFF"/>
              </w:rPr>
            </w:rPrChange>
          </w:rPr>
          <w:t xml:space="preserve"> Trade-off Analysis</w:t>
        </w:r>
        <w:r w:rsidR="00543592">
          <w:rPr>
            <w:rFonts w:ascii="Times New Roman" w:hAnsi="Times New Roman" w:cs="Times New Roman"/>
          </w:rPr>
          <w:t xml:space="preserve"> and Optimization</w:t>
        </w:r>
      </w:ins>
    </w:p>
    <w:p w14:paraId="5EE03205" w14:textId="77777777" w:rsidR="0066150A" w:rsidRDefault="0066150A" w:rsidP="0066150A">
      <w:pPr>
        <w:pStyle w:val="ListParagraph"/>
        <w:numPr>
          <w:ilvl w:val="0"/>
          <w:numId w:val="9"/>
        </w:numPr>
        <w:spacing w:after="120"/>
        <w:rPr>
          <w:ins w:id="90" w:author="pcfeia107a" w:date="2026-01-22T09:57:00Z"/>
          <w:rFonts w:ascii="Times New Roman" w:hAnsi="Times New Roman" w:cs="Times New Roman"/>
        </w:rPr>
      </w:pPr>
      <w:ins w:id="91" w:author="pcfeia107a" w:date="2026-01-22T09:57:00Z">
        <w:r w:rsidRPr="0066150A">
          <w:rPr>
            <w:rFonts w:ascii="Times New Roman" w:hAnsi="Times New Roman" w:cs="Times New Roman"/>
          </w:rPr>
          <w:t>Security, Privacy</w:t>
        </w:r>
        <w:r>
          <w:rPr>
            <w:rFonts w:ascii="Times New Roman" w:hAnsi="Times New Roman" w:cs="Times New Roman"/>
          </w:rPr>
          <w:t>,</w:t>
        </w:r>
        <w:r w:rsidRPr="0066150A">
          <w:rPr>
            <w:rFonts w:ascii="Times New Roman" w:hAnsi="Times New Roman" w:cs="Times New Roman"/>
          </w:rPr>
          <w:t xml:space="preserve"> and Game Theory in </w:t>
        </w:r>
        <w:r>
          <w:rPr>
            <w:rFonts w:ascii="Times New Roman" w:hAnsi="Times New Roman" w:cs="Times New Roman"/>
          </w:rPr>
          <w:t>N</w:t>
        </w:r>
        <w:r w:rsidRPr="0066150A">
          <w:rPr>
            <w:rFonts w:ascii="Times New Roman" w:hAnsi="Times New Roman" w:cs="Times New Roman"/>
          </w:rPr>
          <w:t>etwork</w:t>
        </w:r>
        <w:r>
          <w:rPr>
            <w:rFonts w:ascii="Times New Roman" w:hAnsi="Times New Roman" w:cs="Times New Roman"/>
          </w:rPr>
          <w:t>ed Systems</w:t>
        </w:r>
      </w:ins>
    </w:p>
    <w:p w14:paraId="59EBD4BD" w14:textId="77777777" w:rsidR="0066150A" w:rsidRDefault="0066150A" w:rsidP="0066150A">
      <w:pPr>
        <w:pStyle w:val="ListParagraph"/>
        <w:numPr>
          <w:ilvl w:val="0"/>
          <w:numId w:val="9"/>
        </w:numPr>
        <w:spacing w:after="120"/>
        <w:rPr>
          <w:ins w:id="92" w:author="pcfeia107a" w:date="2026-01-22T09:57:00Z"/>
          <w:rFonts w:ascii="Times New Roman" w:hAnsi="Times New Roman" w:cs="Times New Roman"/>
        </w:rPr>
      </w:pPr>
      <w:ins w:id="93" w:author="pcfeia107a" w:date="2026-01-22T09:57:00Z">
        <w:r>
          <w:rPr>
            <w:rFonts w:ascii="Times New Roman" w:hAnsi="Times New Roman" w:cs="Times New Roman"/>
          </w:rPr>
          <w:t>Secured Smart Systems Integration</w:t>
        </w:r>
      </w:ins>
    </w:p>
    <w:p w14:paraId="474D3837" w14:textId="77777777" w:rsidR="0066150A" w:rsidRPr="0066150A" w:rsidRDefault="0066150A" w:rsidP="0066150A">
      <w:pPr>
        <w:pStyle w:val="ListParagraph"/>
        <w:numPr>
          <w:ilvl w:val="0"/>
          <w:numId w:val="9"/>
        </w:numPr>
        <w:spacing w:after="120"/>
        <w:rPr>
          <w:ins w:id="94" w:author="pcfeia107a" w:date="2026-01-22T09:57:00Z"/>
          <w:rFonts w:ascii="Times New Roman" w:hAnsi="Times New Roman" w:cs="Times New Roman"/>
        </w:rPr>
      </w:pPr>
      <w:ins w:id="95" w:author="pcfeia107a" w:date="2026-01-22T09:57:00Z">
        <w:r>
          <w:rPr>
            <w:rFonts w:ascii="Times New Roman" w:hAnsi="Times New Roman" w:cs="Times New Roman"/>
          </w:rPr>
          <w:t>Distributed Systems Security</w:t>
        </w:r>
      </w:ins>
    </w:p>
    <w:p w14:paraId="0D2F2302" w14:textId="77777777" w:rsidR="0066150A" w:rsidRDefault="0066150A" w:rsidP="0066150A">
      <w:pPr>
        <w:spacing w:after="0"/>
        <w:rPr>
          <w:ins w:id="96" w:author="pcfeia107a" w:date="2026-01-22T09:58:00Z"/>
          <w:rFonts w:ascii="Times New Roman" w:hAnsi="Times New Roman" w:cs="Times New Roman"/>
          <w:b/>
          <w:bCs/>
        </w:rPr>
      </w:pPr>
    </w:p>
    <w:p w14:paraId="63DCE0F6" w14:textId="7EE408B6" w:rsidR="0066150A" w:rsidRPr="0066150A" w:rsidRDefault="0066150A" w:rsidP="00D3568A">
      <w:pPr>
        <w:rPr>
          <w:ins w:id="97" w:author="pcfeia107a" w:date="2026-01-22T09:57:00Z"/>
          <w:rFonts w:ascii="Times New Roman" w:hAnsi="Times New Roman" w:cs="Times New Roman"/>
          <w:b/>
          <w:bCs/>
          <w:rPrChange w:id="98" w:author="pcfeia107a" w:date="2026-01-22T09:58:00Z">
            <w:rPr>
              <w:ins w:id="99" w:author="pcfeia107a" w:date="2026-01-22T09:57:00Z"/>
              <w:rFonts w:ascii="Times New Roman" w:hAnsi="Times New Roman" w:cs="Times New Roman"/>
            </w:rPr>
          </w:rPrChange>
        </w:rPr>
      </w:pPr>
      <w:ins w:id="100" w:author="pcfeia107a" w:date="2026-01-22T09:58:00Z">
        <w:r>
          <w:rPr>
            <w:rFonts w:ascii="Times New Roman" w:hAnsi="Times New Roman" w:cs="Times New Roman"/>
            <w:b/>
            <w:bCs/>
          </w:rPr>
          <w:t xml:space="preserve">Track 4: </w:t>
        </w:r>
        <w:r w:rsidRPr="0066150A">
          <w:rPr>
            <w:rFonts w:ascii="Times New Roman" w:hAnsi="Times New Roman" w:cs="Times New Roman"/>
            <w:b/>
            <w:bCs/>
            <w:rPrChange w:id="101" w:author="pcfeia107a" w:date="2026-01-22T09:58:00Z">
              <w:rPr>
                <w:rFonts w:ascii="Times New Roman" w:hAnsi="Times New Roman" w:cs="Times New Roman"/>
              </w:rPr>
            </w:rPrChange>
          </w:rPr>
          <w:t xml:space="preserve">Systems Engineering </w:t>
        </w:r>
      </w:ins>
      <w:ins w:id="102" w:author="pcfeia107a" w:date="2026-01-22T09:57:00Z">
        <w:r w:rsidRPr="0066150A">
          <w:rPr>
            <w:rFonts w:ascii="Times New Roman" w:hAnsi="Times New Roman" w:cs="Times New Roman"/>
            <w:b/>
            <w:bCs/>
            <w:rPrChange w:id="103" w:author="pcfeia107a" w:date="2026-01-22T09:58:00Z">
              <w:rPr>
                <w:rFonts w:ascii="Times New Roman" w:hAnsi="Times New Roman" w:cs="Times New Roman"/>
              </w:rPr>
            </w:rPrChange>
          </w:rPr>
          <w:t>Applications</w:t>
        </w:r>
      </w:ins>
    </w:p>
    <w:p w14:paraId="564FB491" w14:textId="7932BBA0" w:rsidR="0066150A" w:rsidRPr="00D3568A" w:rsidRDefault="0066150A" w:rsidP="00D3568A">
      <w:pPr>
        <w:rPr>
          <w:ins w:id="104" w:author="pcfeia107a" w:date="2026-01-22T09:59:00Z"/>
          <w:rFonts w:ascii="Times New Roman" w:hAnsi="Times New Roman" w:cs="Times New Roman"/>
        </w:rPr>
        <w:pPrChange w:id="105" w:author="pcfeia107a" w:date="2026-01-22T10:03:00Z">
          <w:pPr>
            <w:spacing w:after="120"/>
          </w:pPr>
        </w:pPrChange>
      </w:pPr>
      <w:ins w:id="106" w:author="pcfeia107a" w:date="2026-01-22T09:58:00Z">
        <w:r w:rsidRPr="00D3568A">
          <w:rPr>
            <w:rFonts w:ascii="Times New Roman" w:hAnsi="Times New Roman" w:cs="Times New Roman"/>
          </w:rPr>
          <w:t xml:space="preserve">1. </w:t>
        </w:r>
      </w:ins>
      <w:ins w:id="107" w:author="pcfeia107a" w:date="2026-01-22T09:59:00Z">
        <w:r w:rsidRPr="00D3568A">
          <w:rPr>
            <w:rFonts w:ascii="Times New Roman" w:hAnsi="Times New Roman" w:cs="Times New Roman"/>
          </w:rPr>
          <w:t xml:space="preserve">Aerospace </w:t>
        </w:r>
        <w:r w:rsidR="00DA2F33" w:rsidRPr="00D3568A">
          <w:rPr>
            <w:rFonts w:ascii="Times New Roman" w:hAnsi="Times New Roman" w:cs="Times New Roman"/>
          </w:rPr>
          <w:t xml:space="preserve">and </w:t>
        </w:r>
        <w:r w:rsidRPr="00D3568A">
          <w:rPr>
            <w:rFonts w:ascii="Times New Roman" w:hAnsi="Times New Roman" w:cs="Times New Roman"/>
          </w:rPr>
          <w:t>Defense Systems</w:t>
        </w:r>
      </w:ins>
    </w:p>
    <w:p w14:paraId="0234A537" w14:textId="38ABF75E" w:rsidR="0066150A" w:rsidRPr="0066150A" w:rsidRDefault="00DA2F33" w:rsidP="0066150A">
      <w:pPr>
        <w:spacing w:after="120"/>
        <w:rPr>
          <w:ins w:id="108" w:author="pcfeia107a" w:date="2026-01-22T09:59:00Z"/>
          <w:rFonts w:ascii="Times New Roman" w:hAnsi="Times New Roman" w:cs="Times New Roman"/>
        </w:rPr>
      </w:pPr>
      <w:ins w:id="109" w:author="pcfeia107a" w:date="2026-01-22T09:59:00Z">
        <w:r>
          <w:rPr>
            <w:rFonts w:ascii="Times New Roman" w:hAnsi="Times New Roman" w:cs="Times New Roman"/>
          </w:rPr>
          <w:t xml:space="preserve">2. </w:t>
        </w:r>
        <w:r w:rsidR="0066150A" w:rsidRPr="0066150A">
          <w:rPr>
            <w:rFonts w:ascii="Times New Roman" w:hAnsi="Times New Roman" w:cs="Times New Roman"/>
          </w:rPr>
          <w:t xml:space="preserve">Software </w:t>
        </w:r>
        <w:r>
          <w:rPr>
            <w:rFonts w:ascii="Times New Roman" w:hAnsi="Times New Roman" w:cs="Times New Roman"/>
          </w:rPr>
          <w:t>and</w:t>
        </w:r>
        <w:r w:rsidR="0066150A" w:rsidRPr="0066150A">
          <w:rPr>
            <w:rFonts w:ascii="Times New Roman" w:hAnsi="Times New Roman" w:cs="Times New Roman"/>
          </w:rPr>
          <w:t xml:space="preserve"> IT Infrastructure</w:t>
        </w:r>
      </w:ins>
    </w:p>
    <w:p w14:paraId="38B2D605" w14:textId="20C731BC" w:rsidR="0066150A" w:rsidRPr="0066150A" w:rsidRDefault="00DA2F33" w:rsidP="0066150A">
      <w:pPr>
        <w:spacing w:after="120"/>
        <w:rPr>
          <w:ins w:id="110" w:author="pcfeia107a" w:date="2026-01-22T09:59:00Z"/>
          <w:rFonts w:ascii="Times New Roman" w:hAnsi="Times New Roman" w:cs="Times New Roman"/>
        </w:rPr>
      </w:pPr>
      <w:ins w:id="111" w:author="pcfeia107a" w:date="2026-01-22T10:01:00Z">
        <w:r>
          <w:rPr>
            <w:rFonts w:ascii="Times New Roman" w:hAnsi="Times New Roman" w:cs="Times New Roman"/>
          </w:rPr>
          <w:t>3</w:t>
        </w:r>
      </w:ins>
      <w:ins w:id="112" w:author="pcfeia107a" w:date="2026-01-22T09:59:00Z">
        <w:r>
          <w:rPr>
            <w:rFonts w:ascii="Times New Roman" w:hAnsi="Times New Roman" w:cs="Times New Roman"/>
          </w:rPr>
          <w:t xml:space="preserve">. </w:t>
        </w:r>
        <w:r w:rsidR="0066150A" w:rsidRPr="0066150A">
          <w:rPr>
            <w:rFonts w:ascii="Times New Roman" w:hAnsi="Times New Roman" w:cs="Times New Roman"/>
          </w:rPr>
          <w:t xml:space="preserve">Healthcare </w:t>
        </w:r>
      </w:ins>
      <w:ins w:id="113" w:author="pcfeia107a" w:date="2026-01-22T10:04:00Z">
        <w:r w:rsidR="00D3568A">
          <w:rPr>
            <w:rFonts w:ascii="Times New Roman" w:hAnsi="Times New Roman" w:cs="Times New Roman"/>
          </w:rPr>
          <w:t>Systems</w:t>
        </w:r>
      </w:ins>
    </w:p>
    <w:p w14:paraId="72043EB5" w14:textId="44773820" w:rsidR="0066150A" w:rsidRDefault="00DA2F33" w:rsidP="0066150A">
      <w:pPr>
        <w:spacing w:after="120"/>
        <w:rPr>
          <w:ins w:id="114" w:author="pcfeia107a" w:date="2026-01-22T09:58:00Z"/>
          <w:rFonts w:ascii="Times New Roman" w:hAnsi="Times New Roman" w:cs="Times New Roman"/>
        </w:rPr>
      </w:pPr>
      <w:ins w:id="115" w:author="pcfeia107a" w:date="2026-01-22T10:01:00Z">
        <w:r>
          <w:rPr>
            <w:rFonts w:ascii="Times New Roman" w:hAnsi="Times New Roman" w:cs="Times New Roman"/>
          </w:rPr>
          <w:t>4</w:t>
        </w:r>
      </w:ins>
      <w:ins w:id="116" w:author="pcfeia107a" w:date="2026-01-22T09:59:00Z">
        <w:r>
          <w:rPr>
            <w:rFonts w:ascii="Times New Roman" w:hAnsi="Times New Roman" w:cs="Times New Roman"/>
          </w:rPr>
          <w:t xml:space="preserve">. </w:t>
        </w:r>
        <w:r w:rsidR="0066150A" w:rsidRPr="0066150A">
          <w:rPr>
            <w:rFonts w:ascii="Times New Roman" w:hAnsi="Times New Roman" w:cs="Times New Roman"/>
          </w:rPr>
          <w:t xml:space="preserve">Transportation Systems </w:t>
        </w:r>
      </w:ins>
    </w:p>
    <w:p w14:paraId="5832F5E3" w14:textId="1FBE8FF6" w:rsidR="0066150A" w:rsidRPr="009A25F6" w:rsidRDefault="00DA2F33" w:rsidP="00DA2F33">
      <w:pPr>
        <w:spacing w:after="120"/>
        <w:rPr>
          <w:ins w:id="117" w:author="pcfeia107a" w:date="2026-01-22T09:57:00Z"/>
          <w:rFonts w:ascii="Times New Roman" w:hAnsi="Times New Roman" w:cs="Times New Roman"/>
        </w:rPr>
        <w:pPrChange w:id="118" w:author="pcfeia107a" w:date="2026-01-22T10:00:00Z">
          <w:pPr>
            <w:pStyle w:val="ListParagraph"/>
            <w:numPr>
              <w:numId w:val="9"/>
            </w:numPr>
            <w:ind w:left="360" w:hanging="360"/>
          </w:pPr>
        </w:pPrChange>
      </w:pPr>
      <w:ins w:id="119" w:author="pcfeia107a" w:date="2026-01-22T10:01:00Z">
        <w:r>
          <w:rPr>
            <w:rFonts w:ascii="Times New Roman" w:hAnsi="Times New Roman" w:cs="Times New Roman"/>
          </w:rPr>
          <w:t>5</w:t>
        </w:r>
      </w:ins>
      <w:ins w:id="120" w:author="pcfeia107a" w:date="2026-01-22T09:58:00Z">
        <w:r w:rsidR="0066150A">
          <w:rPr>
            <w:rFonts w:ascii="Times New Roman" w:hAnsi="Times New Roman" w:cs="Times New Roman"/>
          </w:rPr>
          <w:t xml:space="preserve">. </w:t>
        </w:r>
      </w:ins>
      <w:ins w:id="121" w:author="pcfeia107a" w:date="2026-01-22T09:57:00Z">
        <w:r w:rsidR="0066150A" w:rsidRPr="00BE4D02">
          <w:rPr>
            <w:rFonts w:ascii="Times New Roman" w:hAnsi="Times New Roman" w:cs="Times New Roman"/>
          </w:rPr>
          <w:t>Smart Surveillance</w:t>
        </w:r>
      </w:ins>
    </w:p>
    <w:p w14:paraId="3568F3D3" w14:textId="77777777" w:rsidR="00DA2F33" w:rsidRPr="00DA2F33" w:rsidRDefault="00DA2F33" w:rsidP="00DA2F33">
      <w:pPr>
        <w:spacing w:after="0"/>
        <w:rPr>
          <w:ins w:id="122" w:author="pcfeia107a" w:date="2026-01-22T10:03:00Z"/>
          <w:rFonts w:ascii="Times New Roman" w:hAnsi="Times New Roman" w:cs="Times New Roman"/>
          <w:rPrChange w:id="123" w:author="pcfeia107a" w:date="2026-01-22T10:03:00Z">
            <w:rPr>
              <w:ins w:id="124" w:author="pcfeia107a" w:date="2026-01-22T10:03:00Z"/>
            </w:rPr>
          </w:rPrChange>
        </w:rPr>
        <w:pPrChange w:id="125" w:author="pcfeia107a" w:date="2026-01-22T10:03:00Z">
          <w:pPr>
            <w:pStyle w:val="ListParagraph"/>
            <w:numPr>
              <w:numId w:val="10"/>
            </w:numPr>
            <w:spacing w:after="0"/>
            <w:ind w:hanging="360"/>
          </w:pPr>
        </w:pPrChange>
      </w:pPr>
      <w:ins w:id="126" w:author="pcfeia107a" w:date="2026-01-22T10:03:00Z">
        <w:r w:rsidRPr="00DA2F33">
          <w:rPr>
            <w:rFonts w:ascii="Times New Roman" w:hAnsi="Times New Roman" w:cs="Times New Roman"/>
            <w:rPrChange w:id="127" w:author="pcfeia107a" w:date="2026-01-22T10:03:00Z">
              <w:rPr/>
            </w:rPrChange>
          </w:rPr>
          <w:t xml:space="preserve">6. </w:t>
        </w:r>
        <w:r w:rsidRPr="00DA2F33">
          <w:rPr>
            <w:rFonts w:ascii="Times New Roman" w:hAnsi="Times New Roman" w:cs="Times New Roman"/>
            <w:rPrChange w:id="128" w:author="pcfeia107a" w:date="2026-01-22T10:03:00Z">
              <w:rPr/>
            </w:rPrChange>
          </w:rPr>
          <w:t>Pattern Recognition and Analysis</w:t>
        </w:r>
      </w:ins>
    </w:p>
    <w:p w14:paraId="493B0A4E" w14:textId="77777777" w:rsidR="00D3568A" w:rsidRDefault="00D3568A" w:rsidP="0066150A">
      <w:pPr>
        <w:rPr>
          <w:ins w:id="129" w:author="pcfeia107a" w:date="2026-01-22T10:04:00Z"/>
          <w:rFonts w:ascii="Times New Roman" w:hAnsi="Times New Roman" w:cs="Times New Roman"/>
        </w:rPr>
      </w:pPr>
    </w:p>
    <w:p w14:paraId="34A14A07" w14:textId="683C71D9" w:rsidR="00D3568A" w:rsidRPr="003F4BE5" w:rsidRDefault="003F4BE5" w:rsidP="003F4BE5">
      <w:pPr>
        <w:rPr>
          <w:ins w:id="130" w:author="pcfeia107a" w:date="2026-01-22T10:07:00Z"/>
          <w:rFonts w:ascii="Times New Roman" w:hAnsi="Times New Roman" w:cs="Times New Roman"/>
          <w:rPrChange w:id="131" w:author="pcfeia107a" w:date="2026-01-22T10:07:00Z">
            <w:rPr>
              <w:ins w:id="132" w:author="pcfeia107a" w:date="2026-01-22T10:07:00Z"/>
            </w:rPr>
          </w:rPrChange>
        </w:rPr>
      </w:pPr>
      <w:ins w:id="133" w:author="pcfeia107a" w:date="2026-01-22T10:07:00Z">
        <w:r>
          <w:rPr>
            <w:rFonts w:ascii="Times New Roman" w:hAnsi="Times New Roman" w:cs="Times New Roman"/>
          </w:rPr>
          <w:t xml:space="preserve">7. </w:t>
        </w:r>
      </w:ins>
      <w:ins w:id="134" w:author="pcfeia107a" w:date="2026-01-22T10:04:00Z">
        <w:r w:rsidR="00D3568A" w:rsidRPr="003F4BE5">
          <w:rPr>
            <w:rFonts w:ascii="Times New Roman" w:hAnsi="Times New Roman" w:cs="Times New Roman"/>
            <w:rPrChange w:id="135" w:author="pcfeia107a" w:date="2026-01-22T10:07:00Z">
              <w:rPr/>
            </w:rPrChange>
          </w:rPr>
          <w:t>Real-</w:t>
        </w:r>
      </w:ins>
      <w:ins w:id="136" w:author="pcfeia107a" w:date="2026-01-22T10:05:00Z">
        <w:r w:rsidR="00D3568A" w:rsidRPr="003F4BE5">
          <w:rPr>
            <w:rFonts w:ascii="Times New Roman" w:hAnsi="Times New Roman" w:cs="Times New Roman"/>
            <w:rPrChange w:id="137" w:author="pcfeia107a" w:date="2026-01-22T10:07:00Z">
              <w:rPr/>
            </w:rPrChange>
          </w:rPr>
          <w:t>T</w:t>
        </w:r>
      </w:ins>
      <w:ins w:id="138" w:author="pcfeia107a" w:date="2026-01-22T10:04:00Z">
        <w:r w:rsidR="00D3568A" w:rsidRPr="003F4BE5">
          <w:rPr>
            <w:rFonts w:ascii="Times New Roman" w:hAnsi="Times New Roman" w:cs="Times New Roman"/>
            <w:rPrChange w:id="139" w:author="pcfeia107a" w:date="2026-01-22T10:07:00Z">
              <w:rPr/>
            </w:rPrChange>
          </w:rPr>
          <w:t>ime Syste</w:t>
        </w:r>
      </w:ins>
      <w:ins w:id="140" w:author="pcfeia107a" w:date="2026-01-22T10:05:00Z">
        <w:r w:rsidR="00D3568A" w:rsidRPr="003F4BE5">
          <w:rPr>
            <w:rFonts w:ascii="Times New Roman" w:hAnsi="Times New Roman" w:cs="Times New Roman"/>
            <w:rPrChange w:id="141" w:author="pcfeia107a" w:date="2026-01-22T10:07:00Z">
              <w:rPr/>
            </w:rPrChange>
          </w:rPr>
          <w:t>ms</w:t>
        </w:r>
      </w:ins>
    </w:p>
    <w:p w14:paraId="360FDEB5" w14:textId="0A53AFD8" w:rsidR="003F4BE5" w:rsidRPr="003F4BE5" w:rsidRDefault="003F4BE5" w:rsidP="003F4BE5">
      <w:pPr>
        <w:rPr>
          <w:ins w:id="142" w:author="pcfeia107a" w:date="2026-01-22T09:57:00Z"/>
          <w:rFonts w:ascii="Times New Roman" w:hAnsi="Times New Roman" w:cs="Times New Roman"/>
          <w:rPrChange w:id="143" w:author="pcfeia107a" w:date="2026-01-22T10:08:00Z">
            <w:rPr>
              <w:ins w:id="144" w:author="pcfeia107a" w:date="2026-01-22T09:57:00Z"/>
            </w:rPr>
          </w:rPrChange>
        </w:rPr>
        <w:sectPr w:rsidR="003F4BE5" w:rsidRPr="003F4BE5" w:rsidSect="0066150A">
          <w:type w:val="continuous"/>
          <w:pgSz w:w="12240" w:h="15840"/>
          <w:pgMar w:top="720" w:right="720" w:bottom="720" w:left="720" w:header="708" w:footer="708" w:gutter="0"/>
          <w:cols w:num="1" w:space="708"/>
          <w:docGrid w:linePitch="360"/>
          <w:sectPrChange w:id="145" w:author="pcfeia107a" w:date="2026-01-22T09:57:00Z">
            <w:sectPr w:rsidR="003F4BE5" w:rsidRPr="003F4BE5" w:rsidSect="0066150A">
              <w:pgMar w:top="720" w:right="720" w:bottom="720" w:left="720" w:header="708" w:footer="708" w:gutter="0"/>
              <w:cols w:num="3"/>
            </w:sectPr>
          </w:sectPrChange>
        </w:sectPr>
      </w:pPr>
      <w:ins w:id="146" w:author="pcfeia107a" w:date="2026-01-22T10:08:00Z">
        <w:r>
          <w:rPr>
            <w:rFonts w:ascii="Times New Roman" w:hAnsi="Times New Roman" w:cs="Times New Roman"/>
          </w:rPr>
          <w:t xml:space="preserve">8. </w:t>
        </w:r>
      </w:ins>
      <w:ins w:id="147" w:author="pcfeia107a" w:date="2026-01-22T10:07:00Z">
        <w:r w:rsidRPr="003F4BE5">
          <w:rPr>
            <w:rFonts w:ascii="Times New Roman" w:hAnsi="Times New Roman" w:cs="Times New Roman"/>
            <w:rPrChange w:id="148" w:author="pcfeia107a" w:date="2026-01-22T10:08:00Z">
              <w:rPr/>
            </w:rPrChange>
          </w:rPr>
          <w:t>Complex Multimodal Systems</w:t>
        </w:r>
      </w:ins>
    </w:p>
    <w:p w14:paraId="19DF860C" w14:textId="77777777" w:rsidR="0066150A" w:rsidRPr="003E0F2B" w:rsidRDefault="0066150A" w:rsidP="0066150A">
      <w:pPr>
        <w:rPr>
          <w:ins w:id="149" w:author="pcfeia107a" w:date="2026-01-22T09:57:00Z"/>
          <w:rFonts w:ascii="Times New Roman" w:hAnsi="Times New Roman" w:cs="Times New Roman"/>
        </w:rPr>
      </w:pPr>
      <w:ins w:id="150" w:author="pcfeia107a" w:date="2026-01-22T09:57:00Z">
        <w:r w:rsidRPr="003E0F2B">
          <w:rPr>
            <w:rFonts w:ascii="Times New Roman" w:hAnsi="Times New Roman" w:cs="Times New Roman"/>
            <w:b/>
            <w:bCs/>
            <w:noProof/>
            <w:sz w:val="44"/>
            <w:szCs w:val="44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2F2627FE" wp14:editId="65D90680">
                  <wp:simplePos x="0" y="0"/>
                  <wp:positionH relativeFrom="margin">
                    <wp:posOffset>1268730</wp:posOffset>
                  </wp:positionH>
                  <wp:positionV relativeFrom="paragraph">
                    <wp:posOffset>20320</wp:posOffset>
                  </wp:positionV>
                  <wp:extent cx="3535680" cy="739140"/>
                  <wp:effectExtent l="0" t="0" r="7620" b="3810"/>
                  <wp:wrapNone/>
                  <wp:docPr id="1" name="Text Box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535680" cy="7391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B4ED5B" w14:textId="77777777" w:rsidR="0066150A" w:rsidRDefault="0066150A" w:rsidP="006615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F2627FE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style="position:absolute;margin-left:99.9pt;margin-top:1.6pt;width:278.4pt;height:58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" fillcolor="white [3201]" stroked="f" strokeweight=".5pt">
                  <v:textbox>
                    <w:txbxContent>
                      <w:p w14:paraId="41B4ED5B" w14:textId="77777777" w:rsidR="0066150A" w:rsidRDefault="0066150A" w:rsidP="0066150A"/>
                    </w:txbxContent>
                  </v:textbox>
                  <w10:wrap anchorx="margin"/>
                </v:shape>
              </w:pict>
            </mc:Fallback>
          </mc:AlternateContent>
        </w:r>
      </w:ins>
    </w:p>
    <w:p w14:paraId="5D78DF2D" w14:textId="72FEA8D0" w:rsidR="000804BF" w:rsidRPr="00CA286E" w:rsidDel="0066150A" w:rsidRDefault="000804BF" w:rsidP="00D3568A">
      <w:pPr>
        <w:rPr>
          <w:del w:id="151" w:author="pcfeia107a" w:date="2026-01-22T09:56:00Z"/>
          <w:rFonts w:ascii="Times New Roman" w:hAnsi="Times New Roman" w:cs="Times New Roman"/>
          <w:b/>
          <w:bCs/>
          <w:sz w:val="32"/>
          <w:szCs w:val="32"/>
        </w:rPr>
      </w:pPr>
      <w:del w:id="152" w:author="pcfeia107a" w:date="2026-01-22T09:56:00Z">
        <w:r w:rsidRPr="000B0AF8" w:rsidDel="0066150A">
          <w:rPr>
            <w:rFonts w:ascii="Times New Roman" w:hAnsi="Times New Roman" w:cs="Times New Roman"/>
            <w:b/>
            <w:bCs/>
            <w:rPrChange w:id="153" w:author="pcfeia107a" w:date="2026-01-22T09:46:00Z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PrChange>
          </w:rPr>
          <w:delText>Track-</w:delText>
        </w:r>
        <w:r w:rsidR="00063444" w:rsidRPr="000B0AF8" w:rsidDel="0066150A">
          <w:rPr>
            <w:rFonts w:ascii="Times New Roman" w:hAnsi="Times New Roman" w:cs="Times New Roman"/>
            <w:b/>
            <w:bCs/>
            <w:rPrChange w:id="154" w:author="pcfeia107a" w:date="2026-01-22T09:46:00Z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PrChange>
          </w:rPr>
          <w:delText>1: -</w:delText>
        </w:r>
        <w:r w:rsidRPr="000B0AF8" w:rsidDel="0066150A">
          <w:rPr>
            <w:rFonts w:ascii="Times New Roman" w:hAnsi="Times New Roman" w:cs="Times New Roman"/>
            <w:b/>
            <w:bCs/>
            <w:rPrChange w:id="155" w:author="pcfeia107a" w:date="2026-01-22T09:46:00Z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PrChange>
          </w:rPr>
          <w:delText xml:space="preserve"> </w:delText>
        </w:r>
        <w:r w:rsidR="00CA286E" w:rsidRPr="000B0AF8" w:rsidDel="0066150A">
          <w:rPr>
            <w:rFonts w:ascii="Times New Roman" w:hAnsi="Times New Roman" w:cs="Times New Roman"/>
            <w:b/>
            <w:bCs/>
            <w:rPrChange w:id="156" w:author="pcfeia107a" w:date="2026-01-22T09:46:00Z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PrChange>
          </w:rPr>
          <w:delText>Intelligent System</w:delText>
        </w:r>
      </w:del>
    </w:p>
    <w:p w14:paraId="0116BA49" w14:textId="2A9C6C2E" w:rsidR="000804BF" w:rsidRPr="009A25F6" w:rsidDel="000B0AF8" w:rsidRDefault="000804BF" w:rsidP="0066150A">
      <w:pPr>
        <w:rPr>
          <w:del w:id="157" w:author="pcfeia107a" w:date="2026-01-22T09:46:00Z"/>
          <w:rFonts w:ascii="Times New Roman" w:hAnsi="Times New Roman" w:cs="Times New Roman"/>
        </w:rPr>
        <w:pPrChange w:id="158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59" w:author="pcfeia107a" w:date="2026-01-22T09:45:00Z">
        <w:r w:rsidRPr="000B0AF8" w:rsidDel="000B0AF8">
          <w:rPr>
            <w:rFonts w:ascii="Times New Roman" w:hAnsi="Times New Roman" w:cs="Times New Roman"/>
          </w:rPr>
          <w:delText xml:space="preserve">Fusion </w:delText>
        </w:r>
        <w:r w:rsidR="00AD5964" w:rsidRPr="000B0AF8" w:rsidDel="000B0AF8">
          <w:rPr>
            <w:rFonts w:ascii="Times New Roman" w:hAnsi="Times New Roman" w:cs="Times New Roman"/>
          </w:rPr>
          <w:delText>of Soft Computing and Hard Computing</w:delText>
        </w:r>
      </w:del>
    </w:p>
    <w:p w14:paraId="5E1C7E30" w14:textId="20038D8E" w:rsidR="000804BF" w:rsidRPr="000B0AF8" w:rsidDel="0066150A" w:rsidRDefault="000804BF" w:rsidP="0066150A">
      <w:pPr>
        <w:rPr>
          <w:del w:id="160" w:author="pcfeia107a" w:date="2026-01-22T09:56:00Z"/>
          <w:rFonts w:ascii="Times New Roman" w:hAnsi="Times New Roman" w:cs="Times New Roman"/>
        </w:rPr>
        <w:pPrChange w:id="161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62" w:author="pcfeia107a" w:date="2026-01-22T09:56:00Z">
        <w:r w:rsidRPr="000B0AF8" w:rsidDel="0066150A">
          <w:rPr>
            <w:rFonts w:ascii="Times New Roman" w:hAnsi="Times New Roman" w:cs="Times New Roman"/>
          </w:rPr>
          <w:delText>Intelligent Human Interfacing</w:delText>
        </w:r>
        <w:r w:rsidR="00CA286E" w:rsidRPr="000B0AF8" w:rsidDel="0066150A">
          <w:rPr>
            <w:rFonts w:ascii="Times New Roman" w:hAnsi="Times New Roman" w:cs="Times New Roman"/>
          </w:rPr>
          <w:delText xml:space="preserve"> </w:delText>
        </w:r>
        <w:r w:rsidR="00AD5964" w:rsidRPr="000B0AF8" w:rsidDel="0066150A">
          <w:rPr>
            <w:rFonts w:ascii="Times New Roman" w:hAnsi="Times New Roman" w:cs="Times New Roman"/>
          </w:rPr>
          <w:delText>and Agent-Based Systems</w:delText>
        </w:r>
      </w:del>
    </w:p>
    <w:p w14:paraId="0621D327" w14:textId="3235FA4D" w:rsidR="000804BF" w:rsidRPr="009A25F6" w:rsidDel="0066150A" w:rsidRDefault="000804BF" w:rsidP="0066150A">
      <w:pPr>
        <w:rPr>
          <w:del w:id="163" w:author="pcfeia107a" w:date="2026-01-22T09:56:00Z"/>
          <w:rFonts w:ascii="Times New Roman" w:hAnsi="Times New Roman" w:cs="Times New Roman"/>
        </w:rPr>
        <w:pPrChange w:id="164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65" w:author="pcfeia107a" w:date="2026-01-22T09:56:00Z">
        <w:r w:rsidRPr="009A25F6" w:rsidDel="0066150A">
          <w:rPr>
            <w:rFonts w:ascii="Times New Roman" w:hAnsi="Times New Roman" w:cs="Times New Roman"/>
          </w:rPr>
          <w:delText xml:space="preserve">Cognitive </w:delText>
        </w:r>
        <w:r w:rsidR="00AD5964" w:rsidDel="0066150A">
          <w:rPr>
            <w:rFonts w:ascii="Times New Roman" w:hAnsi="Times New Roman" w:cs="Times New Roman"/>
          </w:rPr>
          <w:delText>a</w:delText>
        </w:r>
        <w:r w:rsidR="00AD5964" w:rsidRPr="009A25F6" w:rsidDel="0066150A">
          <w:rPr>
            <w:rFonts w:ascii="Times New Roman" w:hAnsi="Times New Roman" w:cs="Times New Roman"/>
          </w:rPr>
          <w:delText xml:space="preserve">nd </w:delText>
        </w:r>
        <w:r w:rsidRPr="009A25F6" w:rsidDel="0066150A">
          <w:rPr>
            <w:rFonts w:ascii="Times New Roman" w:hAnsi="Times New Roman" w:cs="Times New Roman"/>
          </w:rPr>
          <w:delText xml:space="preserve">Reactive </w:delText>
        </w:r>
        <w:r w:rsidR="00AD5964" w:rsidRPr="009A25F6" w:rsidDel="0066150A">
          <w:rPr>
            <w:rFonts w:ascii="Times New Roman" w:hAnsi="Times New Roman" w:cs="Times New Roman"/>
          </w:rPr>
          <w:delText xml:space="preserve">Distributed </w:delText>
        </w:r>
        <w:r w:rsidRPr="009A25F6" w:rsidDel="0066150A">
          <w:rPr>
            <w:rFonts w:ascii="Times New Roman" w:hAnsi="Times New Roman" w:cs="Times New Roman"/>
          </w:rPr>
          <w:delText xml:space="preserve">AI </w:delText>
        </w:r>
        <w:r w:rsidR="00AD5964" w:rsidRPr="009A25F6" w:rsidDel="0066150A">
          <w:rPr>
            <w:rFonts w:ascii="Times New Roman" w:hAnsi="Times New Roman" w:cs="Times New Roman"/>
          </w:rPr>
          <w:delText>Systems</w:delText>
        </w:r>
      </w:del>
    </w:p>
    <w:p w14:paraId="5AAE3F3B" w14:textId="7EACD952" w:rsidR="000804BF" w:rsidRPr="009A25F6" w:rsidDel="000B0AF8" w:rsidRDefault="000804BF" w:rsidP="0066150A">
      <w:pPr>
        <w:rPr>
          <w:del w:id="166" w:author="pcfeia107a" w:date="2026-01-22T09:45:00Z"/>
          <w:rFonts w:ascii="Times New Roman" w:hAnsi="Times New Roman" w:cs="Times New Roman"/>
        </w:rPr>
        <w:pPrChange w:id="167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68" w:author="pcfeia107a" w:date="2026-01-22T09:45:00Z">
        <w:r w:rsidRPr="000B0AF8" w:rsidDel="000B0AF8">
          <w:rPr>
            <w:rFonts w:ascii="Times New Roman" w:hAnsi="Times New Roman" w:cs="Times New Roman"/>
          </w:rPr>
          <w:delText>Computation in Bio-Medicine</w:delText>
        </w:r>
      </w:del>
    </w:p>
    <w:p w14:paraId="69BC9FE2" w14:textId="244B2E53" w:rsidR="000804BF" w:rsidRPr="000B0AF8" w:rsidDel="0066150A" w:rsidRDefault="000804BF" w:rsidP="0066150A">
      <w:pPr>
        <w:rPr>
          <w:del w:id="169" w:author="pcfeia107a" w:date="2026-01-22T09:56:00Z"/>
          <w:rFonts w:ascii="Times New Roman" w:hAnsi="Times New Roman" w:cs="Times New Roman"/>
        </w:rPr>
        <w:pPrChange w:id="170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71" w:author="pcfeia107a" w:date="2026-01-22T09:56:00Z">
        <w:r w:rsidRPr="000B0AF8" w:rsidDel="0066150A">
          <w:rPr>
            <w:rFonts w:ascii="Times New Roman" w:hAnsi="Times New Roman" w:cs="Times New Roman"/>
          </w:rPr>
          <w:delText>I</w:delText>
        </w:r>
      </w:del>
      <w:del w:id="172" w:author="pcfeia107a" w:date="2026-01-22T09:47:00Z">
        <w:r w:rsidRPr="000B0AF8" w:rsidDel="000B0AF8">
          <w:rPr>
            <w:rFonts w:ascii="Times New Roman" w:hAnsi="Times New Roman" w:cs="Times New Roman"/>
          </w:rPr>
          <w:delText>ntelligent</w:delText>
        </w:r>
      </w:del>
      <w:del w:id="173" w:author="pcfeia107a" w:date="2026-01-22T09:56:00Z">
        <w:r w:rsidRPr="000B0AF8" w:rsidDel="0066150A">
          <w:rPr>
            <w:rFonts w:ascii="Times New Roman" w:hAnsi="Times New Roman" w:cs="Times New Roman"/>
          </w:rPr>
          <w:delText xml:space="preserve"> Time Series </w:delText>
        </w:r>
      </w:del>
      <w:del w:id="174" w:author="pcfeia107a" w:date="2026-01-22T09:45:00Z">
        <w:r w:rsidRPr="000B0AF8" w:rsidDel="000B0AF8">
          <w:rPr>
            <w:rFonts w:ascii="Times New Roman" w:hAnsi="Times New Roman" w:cs="Times New Roman"/>
          </w:rPr>
          <w:delText>processing</w:delText>
        </w:r>
      </w:del>
    </w:p>
    <w:p w14:paraId="044E9F0F" w14:textId="2B66BD26" w:rsidR="000804BF" w:rsidRPr="009A25F6" w:rsidDel="000B0AF8" w:rsidRDefault="000804BF" w:rsidP="0066150A">
      <w:pPr>
        <w:rPr>
          <w:del w:id="175" w:author="pcfeia107a" w:date="2026-01-22T09:44:00Z"/>
          <w:rFonts w:ascii="Times New Roman" w:hAnsi="Times New Roman" w:cs="Times New Roman"/>
        </w:rPr>
        <w:pPrChange w:id="176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77" w:author="pcfeia107a" w:date="2026-01-22T09:44:00Z">
        <w:r w:rsidRPr="009A25F6" w:rsidDel="000B0AF8">
          <w:rPr>
            <w:rFonts w:ascii="Times New Roman" w:hAnsi="Times New Roman" w:cs="Times New Roman"/>
          </w:rPr>
          <w:delText>Evolutionary Computation</w:delText>
        </w:r>
      </w:del>
    </w:p>
    <w:p w14:paraId="37996066" w14:textId="03BA4188" w:rsidR="000804BF" w:rsidRPr="009A25F6" w:rsidDel="0066150A" w:rsidRDefault="000804BF" w:rsidP="0066150A">
      <w:pPr>
        <w:rPr>
          <w:del w:id="178" w:author="pcfeia107a" w:date="2026-01-22T09:56:00Z"/>
          <w:rFonts w:ascii="Times New Roman" w:hAnsi="Times New Roman" w:cs="Times New Roman"/>
        </w:rPr>
        <w:pPrChange w:id="179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80" w:author="pcfeia107a" w:date="2026-01-22T09:56:00Z">
        <w:r w:rsidRPr="009A25F6" w:rsidDel="0066150A">
          <w:rPr>
            <w:rFonts w:ascii="Times New Roman" w:hAnsi="Times New Roman" w:cs="Times New Roman"/>
          </w:rPr>
          <w:delText>AI and Robotic Process Automation</w:delText>
        </w:r>
      </w:del>
    </w:p>
    <w:p w14:paraId="1213EC0B" w14:textId="444CFC68" w:rsidR="000804BF" w:rsidRPr="009A25F6" w:rsidDel="0066150A" w:rsidRDefault="00CA286E" w:rsidP="0066150A">
      <w:pPr>
        <w:rPr>
          <w:del w:id="181" w:author="pcfeia107a" w:date="2026-01-22T09:56:00Z"/>
          <w:rFonts w:ascii="Times New Roman" w:hAnsi="Times New Roman" w:cs="Times New Roman"/>
        </w:rPr>
        <w:pPrChange w:id="182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83" w:author="pcfeia107a" w:date="2026-01-22T09:56:00Z">
        <w:r w:rsidDel="0066150A">
          <w:rPr>
            <w:rFonts w:ascii="Times New Roman" w:hAnsi="Times New Roman" w:cs="Times New Roman"/>
          </w:rPr>
          <w:delText xml:space="preserve">Fog &amp; </w:delText>
        </w:r>
        <w:r w:rsidR="000804BF" w:rsidRPr="009A25F6" w:rsidDel="0066150A">
          <w:rPr>
            <w:rFonts w:ascii="Times New Roman" w:hAnsi="Times New Roman" w:cs="Times New Roman"/>
          </w:rPr>
          <w:delText>Edge Computing</w:delText>
        </w:r>
      </w:del>
    </w:p>
    <w:p w14:paraId="2153244F" w14:textId="597F7375" w:rsidR="000804BF" w:rsidDel="0066150A" w:rsidRDefault="000804BF" w:rsidP="0066150A">
      <w:pPr>
        <w:rPr>
          <w:del w:id="184" w:author="pcfeia107a" w:date="2026-01-22T09:56:00Z"/>
          <w:rFonts w:ascii="Times New Roman" w:hAnsi="Times New Roman" w:cs="Times New Roman"/>
        </w:rPr>
        <w:pPrChange w:id="185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86" w:author="pcfeia107a" w:date="2026-01-22T09:56:00Z">
        <w:r w:rsidRPr="009A25F6" w:rsidDel="0066150A">
          <w:rPr>
            <w:rFonts w:ascii="Times New Roman" w:hAnsi="Times New Roman" w:cs="Times New Roman"/>
          </w:rPr>
          <w:delText>Generative</w:delText>
        </w:r>
        <w:r w:rsidR="00CA286E" w:rsidDel="0066150A">
          <w:rPr>
            <w:rFonts w:ascii="Times New Roman" w:hAnsi="Times New Roman" w:cs="Times New Roman"/>
          </w:rPr>
          <w:delText xml:space="preserve"> </w:delText>
        </w:r>
      </w:del>
      <w:del w:id="187" w:author="pcfeia107a" w:date="2026-01-22T09:44:00Z">
        <w:r w:rsidR="00CA286E" w:rsidDel="000B0AF8">
          <w:rPr>
            <w:rFonts w:ascii="Times New Roman" w:hAnsi="Times New Roman" w:cs="Times New Roman"/>
          </w:rPr>
          <w:delText xml:space="preserve">&amp; </w:delText>
        </w:r>
      </w:del>
      <w:del w:id="188" w:author="pcfeia107a" w:date="2026-01-22T09:56:00Z">
        <w:r w:rsidR="00CA286E" w:rsidRPr="009A25F6" w:rsidDel="0066150A">
          <w:rPr>
            <w:rFonts w:ascii="Times New Roman" w:hAnsi="Times New Roman" w:cs="Times New Roman"/>
          </w:rPr>
          <w:delText>Explainable</w:delText>
        </w:r>
        <w:r w:rsidRPr="009A25F6" w:rsidDel="0066150A">
          <w:rPr>
            <w:rFonts w:ascii="Times New Roman" w:hAnsi="Times New Roman" w:cs="Times New Roman"/>
          </w:rPr>
          <w:delText xml:space="preserve"> AI</w:delText>
        </w:r>
      </w:del>
    </w:p>
    <w:p w14:paraId="7105A7EA" w14:textId="748DD93B" w:rsidR="00CA286E" w:rsidRPr="009A25F6" w:rsidDel="0066150A" w:rsidRDefault="00CA286E" w:rsidP="0066150A">
      <w:pPr>
        <w:rPr>
          <w:del w:id="189" w:author="pcfeia107a" w:date="2026-01-22T09:56:00Z"/>
          <w:rFonts w:ascii="Times New Roman" w:hAnsi="Times New Roman" w:cs="Times New Roman"/>
        </w:rPr>
        <w:pPrChange w:id="190" w:author="pcfeia107a" w:date="2026-01-22T09:56:00Z">
          <w:pPr>
            <w:pStyle w:val="ListParagraph"/>
            <w:numPr>
              <w:numId w:val="7"/>
            </w:numPr>
            <w:ind w:hanging="360"/>
          </w:pPr>
        </w:pPrChange>
      </w:pPr>
      <w:del w:id="191" w:author="pcfeia107a" w:date="2026-01-22T09:56:00Z">
        <w:r w:rsidDel="0066150A">
          <w:rPr>
            <w:rFonts w:ascii="Times New Roman" w:hAnsi="Times New Roman" w:cs="Times New Roman"/>
          </w:rPr>
          <w:delText>Embedded System</w:delText>
        </w:r>
      </w:del>
    </w:p>
    <w:p w14:paraId="564CB9DF" w14:textId="2A220F92" w:rsidR="003F7985" w:rsidDel="0066150A" w:rsidRDefault="003F7985" w:rsidP="0066150A">
      <w:pPr>
        <w:rPr>
          <w:del w:id="192" w:author="pcfeia107a" w:date="2026-01-22T09:54:00Z"/>
          <w:rFonts w:ascii="Times New Roman" w:hAnsi="Times New Roman" w:cs="Times New Roman"/>
        </w:rPr>
        <w:pPrChange w:id="193" w:author="pcfeia107a" w:date="2026-01-22T09:56:00Z">
          <w:pPr>
            <w:spacing w:after="0"/>
          </w:pPr>
        </w:pPrChange>
      </w:pPr>
    </w:p>
    <w:p w14:paraId="5154371C" w14:textId="40CB234B" w:rsidR="000804BF" w:rsidRPr="003E0F2B" w:rsidDel="0066150A" w:rsidRDefault="000804BF" w:rsidP="0066150A">
      <w:pPr>
        <w:rPr>
          <w:del w:id="194" w:author="pcfeia107a" w:date="2026-01-22T09:56:00Z"/>
          <w:rFonts w:ascii="Times New Roman" w:hAnsi="Times New Roman" w:cs="Times New Roman"/>
          <w:b/>
          <w:bCs/>
          <w:sz w:val="32"/>
          <w:szCs w:val="32"/>
        </w:rPr>
        <w:pPrChange w:id="195" w:author="pcfeia107a" w:date="2026-01-22T09:56:00Z">
          <w:pPr>
            <w:spacing w:after="0"/>
          </w:pPr>
        </w:pPrChange>
      </w:pPr>
      <w:del w:id="196" w:author="pcfeia107a" w:date="2026-01-22T09:56:00Z">
        <w:r w:rsidRPr="000B0AF8" w:rsidDel="0066150A">
          <w:rPr>
            <w:rFonts w:ascii="Times New Roman" w:hAnsi="Times New Roman" w:cs="Times New Roman"/>
            <w:b/>
            <w:bCs/>
            <w:rPrChange w:id="197" w:author="pcfeia107a" w:date="2026-01-22T09:47:00Z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PrChange>
          </w:rPr>
          <w:delText xml:space="preserve">Track </w:delText>
        </w:r>
        <w:r w:rsidR="002C4BE1" w:rsidRPr="000B0AF8" w:rsidDel="0066150A">
          <w:rPr>
            <w:rFonts w:ascii="Times New Roman" w:hAnsi="Times New Roman" w:cs="Times New Roman"/>
            <w:b/>
            <w:bCs/>
            <w:rPrChange w:id="198" w:author="pcfeia107a" w:date="2026-01-22T09:47:00Z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PrChange>
          </w:rPr>
          <w:delText>2: -</w:delText>
        </w:r>
        <w:r w:rsidRPr="000B0AF8" w:rsidDel="0066150A">
          <w:rPr>
            <w:rFonts w:ascii="Times New Roman" w:hAnsi="Times New Roman" w:cs="Times New Roman"/>
            <w:b/>
            <w:bCs/>
            <w:rPrChange w:id="199" w:author="pcfeia107a" w:date="2026-01-22T09:47:00Z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PrChange>
          </w:rPr>
          <w:delText xml:space="preserve"> Advanced</w:delText>
        </w:r>
      </w:del>
      <w:del w:id="200" w:author="pcfeia107a" w:date="2026-01-22T09:47:00Z">
        <w:r w:rsidRPr="000B0AF8" w:rsidDel="000B0AF8">
          <w:rPr>
            <w:rFonts w:ascii="Times New Roman" w:hAnsi="Times New Roman" w:cs="Times New Roman"/>
            <w:b/>
            <w:bCs/>
            <w:rPrChange w:id="201" w:author="pcfeia107a" w:date="2026-01-22T09:47:00Z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PrChange>
          </w:rPr>
          <w:delText xml:space="preserve"> </w:delText>
        </w:r>
      </w:del>
      <w:del w:id="202" w:author="pcfeia107a" w:date="2026-01-22T09:56:00Z">
        <w:r w:rsidRPr="000B0AF8" w:rsidDel="0066150A">
          <w:rPr>
            <w:rFonts w:ascii="Times New Roman" w:hAnsi="Times New Roman" w:cs="Times New Roman"/>
            <w:b/>
            <w:bCs/>
            <w:rPrChange w:id="203" w:author="pcfeia107a" w:date="2026-01-22T09:47:00Z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rPrChange>
          </w:rPr>
          <w:delText>Computing and Statistics</w:delText>
        </w:r>
      </w:del>
    </w:p>
    <w:p w14:paraId="26D3188C" w14:textId="7BDAB04C" w:rsidR="000804BF" w:rsidRPr="009A25F6" w:rsidDel="0066150A" w:rsidRDefault="000804BF" w:rsidP="0066150A">
      <w:pPr>
        <w:rPr>
          <w:del w:id="204" w:author="pcfeia107a" w:date="2026-01-22T09:56:00Z"/>
          <w:rFonts w:ascii="Times New Roman" w:hAnsi="Times New Roman" w:cs="Times New Roman"/>
        </w:rPr>
        <w:pPrChange w:id="205" w:author="pcfeia107a" w:date="2026-01-22T09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206" w:author="pcfeia107a" w:date="2026-01-22T09:56:00Z">
        <w:r w:rsidRPr="009A25F6" w:rsidDel="0066150A">
          <w:rPr>
            <w:rFonts w:ascii="Times New Roman" w:hAnsi="Times New Roman" w:cs="Times New Roman"/>
          </w:rPr>
          <w:delText>NLP and Machine Translation</w:delText>
        </w:r>
      </w:del>
    </w:p>
    <w:p w14:paraId="0B617181" w14:textId="0E252820" w:rsidR="000804BF" w:rsidRPr="009A25F6" w:rsidDel="0066150A" w:rsidRDefault="000804BF" w:rsidP="0066150A">
      <w:pPr>
        <w:rPr>
          <w:del w:id="207" w:author="pcfeia107a" w:date="2026-01-22T09:56:00Z"/>
          <w:rFonts w:ascii="Times New Roman" w:hAnsi="Times New Roman" w:cs="Times New Roman"/>
        </w:rPr>
        <w:pPrChange w:id="208" w:author="pcfeia107a" w:date="2026-01-22T09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209" w:author="pcfeia107a" w:date="2026-01-22T09:56:00Z">
        <w:r w:rsidRPr="009A25F6" w:rsidDel="0066150A">
          <w:rPr>
            <w:rFonts w:ascii="Times New Roman" w:hAnsi="Times New Roman" w:cs="Times New Roman"/>
          </w:rPr>
          <w:lastRenderedPageBreak/>
          <w:delText>Intelligent Control and Automation</w:delText>
        </w:r>
      </w:del>
    </w:p>
    <w:p w14:paraId="344C0FA5" w14:textId="6E3BDC9C" w:rsidR="000804BF" w:rsidRPr="009A25F6" w:rsidDel="0066150A" w:rsidRDefault="000804BF" w:rsidP="0066150A">
      <w:pPr>
        <w:rPr>
          <w:del w:id="210" w:author="pcfeia107a" w:date="2026-01-22T09:56:00Z"/>
          <w:rFonts w:ascii="Times New Roman" w:hAnsi="Times New Roman" w:cs="Times New Roman"/>
        </w:rPr>
        <w:pPrChange w:id="211" w:author="pcfeia107a" w:date="2026-01-22T09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212" w:author="pcfeia107a" w:date="2026-01-22T09:56:00Z">
        <w:r w:rsidRPr="009A25F6" w:rsidDel="0066150A">
          <w:rPr>
            <w:rFonts w:ascii="Times New Roman" w:hAnsi="Times New Roman" w:cs="Times New Roman"/>
          </w:rPr>
          <w:delText>Visual and Multimedia Computing</w:delText>
        </w:r>
      </w:del>
    </w:p>
    <w:p w14:paraId="6501061B" w14:textId="37FD69CE" w:rsidR="000804BF" w:rsidRPr="009A25F6" w:rsidDel="0066150A" w:rsidRDefault="000804BF" w:rsidP="0066150A">
      <w:pPr>
        <w:rPr>
          <w:del w:id="213" w:author="pcfeia107a" w:date="2026-01-22T09:56:00Z"/>
          <w:rFonts w:ascii="Times New Roman" w:hAnsi="Times New Roman" w:cs="Times New Roman"/>
        </w:rPr>
        <w:pPrChange w:id="214" w:author="pcfeia107a" w:date="2026-01-22T09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215" w:author="pcfeia107a" w:date="2026-01-22T09:56:00Z">
        <w:r w:rsidRPr="009A25F6" w:rsidDel="0066150A">
          <w:rPr>
            <w:rFonts w:ascii="Times New Roman" w:hAnsi="Times New Roman" w:cs="Times New Roman"/>
          </w:rPr>
          <w:delText xml:space="preserve">Audio and Speech </w:delText>
        </w:r>
        <w:r w:rsidR="00AD5964" w:rsidDel="0066150A">
          <w:rPr>
            <w:rFonts w:ascii="Times New Roman" w:hAnsi="Times New Roman" w:cs="Times New Roman"/>
          </w:rPr>
          <w:delText>Recognition</w:delText>
        </w:r>
      </w:del>
    </w:p>
    <w:p w14:paraId="7C62CEE3" w14:textId="56B3D681" w:rsidR="000804BF" w:rsidRPr="009A25F6" w:rsidDel="0066150A" w:rsidRDefault="000804BF" w:rsidP="0066150A">
      <w:pPr>
        <w:rPr>
          <w:del w:id="216" w:author="pcfeia107a" w:date="2026-01-22T09:49:00Z"/>
          <w:rFonts w:ascii="Times New Roman" w:hAnsi="Times New Roman" w:cs="Times New Roman"/>
        </w:rPr>
        <w:pPrChange w:id="217" w:author="pcfeia107a" w:date="2026-01-22T09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218" w:author="pcfeia107a" w:date="2026-01-22T09:49:00Z">
        <w:r w:rsidRPr="009A25F6" w:rsidDel="0066150A">
          <w:rPr>
            <w:rFonts w:ascii="Times New Roman" w:hAnsi="Times New Roman" w:cs="Times New Roman"/>
          </w:rPr>
          <w:delText>Mathematical Modelling and Optimization</w:delText>
        </w:r>
      </w:del>
    </w:p>
    <w:p w14:paraId="75A7CBAE" w14:textId="6519839B" w:rsidR="000804BF" w:rsidRPr="009A25F6" w:rsidDel="0066150A" w:rsidRDefault="000804BF" w:rsidP="0066150A">
      <w:pPr>
        <w:rPr>
          <w:del w:id="219" w:author="pcfeia107a" w:date="2026-01-22T09:56:00Z"/>
          <w:rFonts w:ascii="Times New Roman" w:hAnsi="Times New Roman" w:cs="Times New Roman"/>
        </w:rPr>
        <w:pPrChange w:id="220" w:author="pcfeia107a" w:date="2026-01-22T09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221" w:author="pcfeia107a" w:date="2026-01-22T09:48:00Z">
        <w:r w:rsidRPr="009A25F6" w:rsidDel="001E42A0">
          <w:rPr>
            <w:rFonts w:ascii="Times New Roman" w:hAnsi="Times New Roman" w:cs="Times New Roman"/>
          </w:rPr>
          <w:delText xml:space="preserve">Mathematical </w:delText>
        </w:r>
      </w:del>
      <w:del w:id="222" w:author="pcfeia107a" w:date="2026-01-22T09:56:00Z">
        <w:r w:rsidRPr="009A25F6" w:rsidDel="0066150A">
          <w:rPr>
            <w:rFonts w:ascii="Times New Roman" w:hAnsi="Times New Roman" w:cs="Times New Roman"/>
          </w:rPr>
          <w:delText>Statistic</w:delText>
        </w:r>
      </w:del>
      <w:del w:id="223" w:author="pcfeia107a" w:date="2026-01-22T09:48:00Z">
        <w:r w:rsidRPr="009A25F6" w:rsidDel="001E42A0">
          <w:rPr>
            <w:rFonts w:ascii="Times New Roman" w:hAnsi="Times New Roman" w:cs="Times New Roman"/>
          </w:rPr>
          <w:delText>s</w:delText>
        </w:r>
      </w:del>
    </w:p>
    <w:p w14:paraId="413DBDBC" w14:textId="1DF76335" w:rsidR="000804BF" w:rsidRPr="009A25F6" w:rsidDel="0066150A" w:rsidRDefault="000804BF" w:rsidP="0066150A">
      <w:pPr>
        <w:rPr>
          <w:del w:id="224" w:author="pcfeia107a" w:date="2026-01-22T09:56:00Z"/>
          <w:rFonts w:ascii="Times New Roman" w:hAnsi="Times New Roman" w:cs="Times New Roman"/>
        </w:rPr>
        <w:pPrChange w:id="225" w:author="pcfeia107a" w:date="2026-01-22T09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226" w:author="pcfeia107a" w:date="2026-01-22T09:56:00Z">
        <w:r w:rsidRPr="009A25F6" w:rsidDel="0066150A">
          <w:rPr>
            <w:rFonts w:ascii="Times New Roman" w:hAnsi="Times New Roman" w:cs="Times New Roman"/>
          </w:rPr>
          <w:delText xml:space="preserve">Combinatorial </w:delText>
        </w:r>
        <w:r w:rsidR="00AD5964" w:rsidRPr="009A25F6" w:rsidDel="0066150A">
          <w:rPr>
            <w:rFonts w:ascii="Times New Roman" w:hAnsi="Times New Roman" w:cs="Times New Roman"/>
          </w:rPr>
          <w:delText>Game Theory</w:delText>
        </w:r>
      </w:del>
    </w:p>
    <w:p w14:paraId="78A4A1F2" w14:textId="30980A0D" w:rsidR="000804BF" w:rsidDel="0066150A" w:rsidRDefault="000804BF" w:rsidP="0066150A">
      <w:pPr>
        <w:rPr>
          <w:del w:id="227" w:author="pcfeia107a" w:date="2026-01-22T09:56:00Z"/>
          <w:rFonts w:ascii="Times New Roman" w:hAnsi="Times New Roman" w:cs="Times New Roman"/>
        </w:rPr>
        <w:pPrChange w:id="228" w:author="pcfeia107a" w:date="2026-01-22T09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229" w:author="pcfeia107a" w:date="2026-01-22T09:56:00Z">
        <w:r w:rsidRPr="009A25F6" w:rsidDel="0066150A">
          <w:rPr>
            <w:rFonts w:ascii="Times New Roman" w:hAnsi="Times New Roman" w:cs="Times New Roman"/>
          </w:rPr>
          <w:delText xml:space="preserve">Pattern Recognition </w:delText>
        </w:r>
        <w:r w:rsidR="00AD5964" w:rsidDel="0066150A">
          <w:rPr>
            <w:rFonts w:ascii="Times New Roman" w:hAnsi="Times New Roman" w:cs="Times New Roman"/>
          </w:rPr>
          <w:delText>&amp;</w:delText>
        </w:r>
        <w:r w:rsidRPr="009A25F6" w:rsidDel="0066150A">
          <w:rPr>
            <w:rFonts w:ascii="Times New Roman" w:hAnsi="Times New Roman" w:cs="Times New Roman"/>
          </w:rPr>
          <w:delText xml:space="preserve"> Analysis</w:delText>
        </w:r>
      </w:del>
    </w:p>
    <w:p w14:paraId="27CB48F8" w14:textId="7D6CE8EA" w:rsidR="00AD5964" w:rsidDel="0066150A" w:rsidRDefault="00AD5964" w:rsidP="0066150A">
      <w:pPr>
        <w:rPr>
          <w:del w:id="230" w:author="pcfeia107a" w:date="2026-01-22T09:56:00Z"/>
          <w:rFonts w:ascii="Times New Roman" w:hAnsi="Times New Roman" w:cs="Times New Roman"/>
        </w:rPr>
        <w:pPrChange w:id="231" w:author="pcfeia107a" w:date="2026-01-22T09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232" w:author="pcfeia107a" w:date="2026-01-22T09:56:00Z">
        <w:r w:rsidDel="0066150A">
          <w:rPr>
            <w:rFonts w:ascii="Times New Roman" w:hAnsi="Times New Roman" w:cs="Times New Roman"/>
          </w:rPr>
          <w:delText xml:space="preserve">Distributed Quantum Computing </w:delText>
        </w:r>
      </w:del>
    </w:p>
    <w:p w14:paraId="5ACD979D" w14:textId="57A93559" w:rsidR="0066150A" w:rsidDel="0066150A" w:rsidRDefault="00726531" w:rsidP="00D3568A">
      <w:pPr>
        <w:rPr>
          <w:del w:id="233" w:author="pcfeia107a" w:date="2026-01-22T09:52:00Z"/>
          <w:rFonts w:ascii="Times New Roman" w:hAnsi="Times New Roman" w:cs="Times New Roman"/>
        </w:rPr>
      </w:pPr>
      <w:del w:id="234" w:author="pcfeia107a" w:date="2026-01-22T09:47:00Z">
        <w:r w:rsidDel="003F7985">
          <w:rPr>
            <w:rFonts w:ascii="Times New Roman" w:hAnsi="Times New Roman" w:cs="Times New Roman"/>
          </w:rPr>
          <w:delText>Nature Inspired</w:delText>
        </w:r>
      </w:del>
      <w:del w:id="235" w:author="pcfeia107a" w:date="2026-01-22T09:56:00Z">
        <w:r w:rsidDel="0066150A">
          <w:rPr>
            <w:rFonts w:ascii="Times New Roman" w:hAnsi="Times New Roman" w:cs="Times New Roman"/>
          </w:rPr>
          <w:delText xml:space="preserve"> Computing </w:delText>
        </w:r>
      </w:del>
      <w:moveToRangeStart w:id="236" w:author="pcfeia107a" w:date="2026-01-22T09:52:00Z" w:name="move219967987"/>
      <w:moveTo w:id="237" w:author="pcfeia107a" w:date="2026-01-22T09:52:00Z">
        <w:del w:id="238" w:author="pcfeia107a" w:date="2026-01-22T09:56:00Z">
          <w:r w:rsidR="0066150A" w:rsidRPr="009A25F6" w:rsidDel="0066150A">
            <w:rPr>
              <w:rFonts w:ascii="Times New Roman" w:hAnsi="Times New Roman" w:cs="Times New Roman"/>
            </w:rPr>
            <w:delText>Cloud Computing Techniques for Big Data</w:delText>
          </w:r>
        </w:del>
      </w:moveTo>
      <w:moveToRangeStart w:id="239" w:author="pcfeia107a" w:date="2026-01-22T09:53:00Z" w:name="move219968026"/>
      <w:moveToRangeEnd w:id="236"/>
      <w:moveTo w:id="240" w:author="pcfeia107a" w:date="2026-01-22T09:53:00Z">
        <w:del w:id="241" w:author="pcfeia107a" w:date="2026-01-22T09:56:00Z">
          <w:r w:rsidR="0066150A" w:rsidRPr="009A25F6" w:rsidDel="0066150A">
            <w:rPr>
              <w:rFonts w:ascii="Times New Roman" w:hAnsi="Times New Roman" w:cs="Times New Roman"/>
            </w:rPr>
            <w:delText>High-Performance Data Mining Algorithms</w:delText>
          </w:r>
        </w:del>
      </w:moveTo>
      <w:moveToRangeEnd w:id="239"/>
    </w:p>
    <w:p w14:paraId="2E2319C0" w14:textId="3D7430C9" w:rsidR="000804BF" w:rsidRPr="003E0F2B" w:rsidDel="0066150A" w:rsidRDefault="000804BF" w:rsidP="00D3568A">
      <w:pPr>
        <w:rPr>
          <w:del w:id="242" w:author="pcfeia107a" w:date="2026-01-22T09:56:00Z"/>
          <w:rFonts w:ascii="Times New Roman" w:hAnsi="Times New Roman" w:cs="Times New Roman"/>
          <w:b/>
          <w:bCs/>
          <w:sz w:val="36"/>
          <w:szCs w:val="36"/>
        </w:rPr>
      </w:pPr>
      <w:del w:id="243" w:author="pcfeia107a" w:date="2026-01-22T09:56:00Z">
        <w:r w:rsidRPr="001E42A0" w:rsidDel="0066150A">
          <w:rPr>
            <w:rFonts w:ascii="Times New Roman" w:hAnsi="Times New Roman" w:cs="Times New Roman"/>
            <w:b/>
            <w:bCs/>
            <w:rPrChange w:id="244" w:author="pcfeia107a" w:date="2026-01-22T09:48:00Z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rPrChange>
          </w:rPr>
          <w:delText xml:space="preserve">Track </w:delText>
        </w:r>
        <w:r w:rsidR="00570F5C" w:rsidRPr="001E42A0" w:rsidDel="0066150A">
          <w:rPr>
            <w:rFonts w:ascii="Times New Roman" w:hAnsi="Times New Roman" w:cs="Times New Roman"/>
            <w:b/>
            <w:bCs/>
            <w:rPrChange w:id="245" w:author="pcfeia107a" w:date="2026-01-22T09:48:00Z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rPrChange>
          </w:rPr>
          <w:delText>3: -</w:delText>
        </w:r>
        <w:r w:rsidR="00CA286E" w:rsidRPr="001E42A0" w:rsidDel="0066150A">
          <w:rPr>
            <w:rFonts w:ascii="Times New Roman" w:hAnsi="Times New Roman" w:cs="Times New Roman"/>
            <w:b/>
            <w:bCs/>
            <w:rPrChange w:id="246" w:author="pcfeia107a" w:date="2026-01-22T09:48:00Z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rPrChange>
          </w:rPr>
          <w:delText xml:space="preserve">System </w:delText>
        </w:r>
      </w:del>
      <w:del w:id="247" w:author="pcfeia107a" w:date="2026-01-22T09:43:00Z">
        <w:r w:rsidR="00CA286E" w:rsidRPr="001E42A0" w:rsidDel="000B0AF8">
          <w:rPr>
            <w:rFonts w:ascii="Times New Roman" w:hAnsi="Times New Roman" w:cs="Times New Roman"/>
            <w:b/>
            <w:bCs/>
            <w:rPrChange w:id="248" w:author="pcfeia107a" w:date="2026-01-22T09:48:00Z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rPrChange>
          </w:rPr>
          <w:delText>Security</w:delText>
        </w:r>
      </w:del>
    </w:p>
    <w:p w14:paraId="6D17221C" w14:textId="0546A74E" w:rsidR="000804BF" w:rsidRPr="009A25F6" w:rsidDel="0066150A" w:rsidRDefault="000804BF" w:rsidP="0066150A">
      <w:pPr>
        <w:rPr>
          <w:del w:id="249" w:author="pcfeia107a" w:date="2026-01-22T09:52:00Z"/>
          <w:rFonts w:ascii="Times New Roman" w:hAnsi="Times New Roman" w:cs="Times New Roman"/>
        </w:rPr>
        <w:pPrChange w:id="250" w:author="pcfeia107a" w:date="2026-01-22T09:56:00Z">
          <w:pPr>
            <w:pStyle w:val="ListParagraph"/>
            <w:numPr>
              <w:numId w:val="9"/>
            </w:numPr>
            <w:spacing w:after="120"/>
            <w:ind w:left="360" w:hanging="360"/>
          </w:pPr>
        </w:pPrChange>
      </w:pPr>
      <w:moveFromRangeStart w:id="251" w:author="pcfeia107a" w:date="2026-01-22T09:52:00Z" w:name="move219967987"/>
      <w:moveFrom w:id="252" w:author="pcfeia107a" w:date="2026-01-22T09:52:00Z">
        <w:del w:id="253" w:author="pcfeia107a" w:date="2026-01-22T09:56:00Z">
          <w:r w:rsidRPr="0066150A" w:rsidDel="0066150A">
            <w:rPr>
              <w:rFonts w:ascii="Times New Roman" w:hAnsi="Times New Roman" w:cs="Times New Roman"/>
            </w:rPr>
            <w:delText>Cloud Computing Techniques for Big Data</w:delText>
          </w:r>
        </w:del>
      </w:moveFrom>
      <w:moveFromRangeEnd w:id="251"/>
    </w:p>
    <w:p w14:paraId="2B846D48" w14:textId="7C1E1738" w:rsidR="000804BF" w:rsidRPr="0066150A" w:rsidDel="0066150A" w:rsidRDefault="000804BF" w:rsidP="0066150A">
      <w:pPr>
        <w:rPr>
          <w:del w:id="254" w:author="pcfeia107a" w:date="2026-01-22T09:53:00Z"/>
          <w:rFonts w:ascii="Times New Roman" w:hAnsi="Times New Roman" w:cs="Times New Roman"/>
        </w:rPr>
        <w:pPrChange w:id="255" w:author="pcfeia107a" w:date="2026-01-22T09:56:00Z">
          <w:pPr>
            <w:pStyle w:val="ListParagraph"/>
            <w:numPr>
              <w:numId w:val="9"/>
            </w:numPr>
            <w:spacing w:after="120"/>
            <w:ind w:left="360" w:hanging="360"/>
          </w:pPr>
        </w:pPrChange>
      </w:pPr>
      <w:del w:id="256" w:author="pcfeia107a" w:date="2026-01-22T09:53:00Z">
        <w:r w:rsidRPr="0066150A" w:rsidDel="0066150A">
          <w:rPr>
            <w:rFonts w:ascii="Times New Roman" w:hAnsi="Times New Roman" w:cs="Times New Roman"/>
          </w:rPr>
          <w:delText xml:space="preserve">Data Mining in Healthcare </w:delText>
        </w:r>
      </w:del>
      <w:del w:id="257" w:author="pcfeia107a" w:date="2026-01-22T09:49:00Z">
        <w:r w:rsidRPr="0066150A" w:rsidDel="001E42A0">
          <w:rPr>
            <w:rFonts w:ascii="Times New Roman" w:hAnsi="Times New Roman" w:cs="Times New Roman"/>
          </w:rPr>
          <w:delText>data</w:delText>
        </w:r>
      </w:del>
    </w:p>
    <w:p w14:paraId="12612638" w14:textId="2925F918" w:rsidR="000804BF" w:rsidRPr="0066150A" w:rsidDel="0066150A" w:rsidRDefault="000804BF" w:rsidP="0066150A">
      <w:pPr>
        <w:rPr>
          <w:del w:id="258" w:author="pcfeia107a" w:date="2026-01-22T09:55:00Z"/>
          <w:rFonts w:ascii="Times New Roman" w:hAnsi="Times New Roman" w:cs="Times New Roman"/>
        </w:rPr>
        <w:pPrChange w:id="259" w:author="pcfeia107a" w:date="2026-01-22T09:56:00Z">
          <w:pPr>
            <w:pStyle w:val="ListParagraph"/>
            <w:numPr>
              <w:numId w:val="9"/>
            </w:numPr>
            <w:spacing w:after="120"/>
            <w:ind w:left="360" w:hanging="360"/>
          </w:pPr>
        </w:pPrChange>
      </w:pPr>
      <w:del w:id="260" w:author="pcfeia107a" w:date="2026-01-22T09:55:00Z">
        <w:r w:rsidRPr="0066150A" w:rsidDel="0066150A">
          <w:rPr>
            <w:rFonts w:ascii="Times New Roman" w:hAnsi="Times New Roman" w:cs="Times New Roman"/>
          </w:rPr>
          <w:delText>Data Mining in Security</w:delText>
        </w:r>
      </w:del>
    </w:p>
    <w:p w14:paraId="6DA5E37F" w14:textId="381D9A9D" w:rsidR="009A25F6" w:rsidRPr="0066150A" w:rsidDel="0066150A" w:rsidRDefault="000804BF" w:rsidP="0066150A">
      <w:pPr>
        <w:rPr>
          <w:del w:id="261" w:author="pcfeia107a" w:date="2026-01-22T09:53:00Z"/>
          <w:rFonts w:ascii="Times New Roman" w:hAnsi="Times New Roman" w:cs="Times New Roman"/>
        </w:rPr>
        <w:pPrChange w:id="262" w:author="pcfeia107a" w:date="2026-01-22T09:56:00Z">
          <w:pPr>
            <w:pStyle w:val="ListParagraph"/>
            <w:numPr>
              <w:numId w:val="9"/>
            </w:numPr>
            <w:spacing w:after="120"/>
            <w:ind w:left="360" w:hanging="360"/>
          </w:pPr>
        </w:pPrChange>
      </w:pPr>
      <w:moveFromRangeStart w:id="263" w:author="pcfeia107a" w:date="2026-01-22T09:53:00Z" w:name="move219968026"/>
      <w:moveFrom w:id="264" w:author="pcfeia107a" w:date="2026-01-22T09:53:00Z">
        <w:del w:id="265" w:author="pcfeia107a" w:date="2026-01-22T09:56:00Z">
          <w:r w:rsidRPr="0066150A" w:rsidDel="0066150A">
            <w:rPr>
              <w:rFonts w:ascii="Times New Roman" w:hAnsi="Times New Roman" w:cs="Times New Roman"/>
            </w:rPr>
            <w:delText>High</w:delText>
          </w:r>
          <w:r w:rsidR="00AD5964" w:rsidRPr="0066150A" w:rsidDel="0066150A">
            <w:rPr>
              <w:rFonts w:ascii="Times New Roman" w:hAnsi="Times New Roman" w:cs="Times New Roman"/>
            </w:rPr>
            <w:delText>-Performance Data Mining Algorithms</w:delText>
          </w:r>
        </w:del>
      </w:moveFrom>
      <w:moveFromRangeEnd w:id="263"/>
    </w:p>
    <w:p w14:paraId="095480EE" w14:textId="143BCA16" w:rsidR="0066150A" w:rsidRPr="0066150A" w:rsidDel="0066150A" w:rsidRDefault="00CA286E" w:rsidP="0066150A">
      <w:pPr>
        <w:rPr>
          <w:del w:id="266" w:author="pcfeia107a" w:date="2026-01-22T09:56:00Z"/>
          <w:rFonts w:ascii="Times New Roman" w:hAnsi="Times New Roman" w:cs="Times New Roman"/>
        </w:rPr>
        <w:pPrChange w:id="267" w:author="pcfeia107a" w:date="2026-01-22T09:56:00Z">
          <w:pPr>
            <w:pStyle w:val="ListParagraph"/>
            <w:numPr>
              <w:numId w:val="9"/>
            </w:numPr>
            <w:spacing w:after="120"/>
            <w:ind w:left="360" w:hanging="360"/>
          </w:pPr>
        </w:pPrChange>
      </w:pPr>
      <w:del w:id="268" w:author="pcfeia107a" w:date="2026-01-22T09:56:00Z">
        <w:r w:rsidRPr="0066150A" w:rsidDel="0066150A">
          <w:rPr>
            <w:rFonts w:ascii="Times New Roman" w:hAnsi="Times New Roman" w:cs="Times New Roman"/>
          </w:rPr>
          <w:delText xml:space="preserve">Security, Privacy and Game Theory in </w:delText>
        </w:r>
      </w:del>
      <w:del w:id="269" w:author="pcfeia107a" w:date="2026-01-22T09:53:00Z">
        <w:r w:rsidRPr="0066150A" w:rsidDel="0066150A">
          <w:rPr>
            <w:rFonts w:ascii="Times New Roman" w:hAnsi="Times New Roman" w:cs="Times New Roman"/>
          </w:rPr>
          <w:delText>networking</w:delText>
        </w:r>
      </w:del>
    </w:p>
    <w:p w14:paraId="794866F0" w14:textId="46C81DEE" w:rsidR="000804BF" w:rsidRPr="009A25F6" w:rsidDel="0066150A" w:rsidRDefault="000804BF" w:rsidP="0066150A">
      <w:pPr>
        <w:rPr>
          <w:del w:id="270" w:author="pcfeia107a" w:date="2026-01-22T09:54:00Z"/>
          <w:rFonts w:ascii="Times New Roman" w:hAnsi="Times New Roman" w:cs="Times New Roman"/>
        </w:rPr>
        <w:pPrChange w:id="271" w:author="pcfeia107a" w:date="2026-01-22T09:56:00Z">
          <w:pPr>
            <w:pStyle w:val="ListParagraph"/>
            <w:numPr>
              <w:numId w:val="9"/>
            </w:numPr>
            <w:spacing w:after="120"/>
            <w:ind w:left="360" w:hanging="360"/>
          </w:pPr>
        </w:pPrChange>
      </w:pPr>
      <w:del w:id="272" w:author="pcfeia107a" w:date="2026-01-22T09:54:00Z">
        <w:r w:rsidRPr="009A25F6" w:rsidDel="0066150A">
          <w:rPr>
            <w:rFonts w:ascii="Times New Roman" w:hAnsi="Times New Roman" w:cs="Times New Roman"/>
          </w:rPr>
          <w:delText xml:space="preserve">Biomedical </w:delText>
        </w:r>
        <w:r w:rsidR="00AD5964" w:rsidRPr="009A25F6" w:rsidDel="0066150A">
          <w:rPr>
            <w:rFonts w:ascii="Times New Roman" w:hAnsi="Times New Roman" w:cs="Times New Roman"/>
          </w:rPr>
          <w:delText>Image Analysis</w:delText>
        </w:r>
      </w:del>
    </w:p>
    <w:p w14:paraId="69A1F3B4" w14:textId="3A022FD0" w:rsidR="000804BF" w:rsidRPr="009A25F6" w:rsidDel="0066150A" w:rsidRDefault="000804BF" w:rsidP="0066150A">
      <w:pPr>
        <w:rPr>
          <w:del w:id="273" w:author="pcfeia107a" w:date="2026-01-22T09:54:00Z"/>
          <w:rFonts w:ascii="Times New Roman" w:hAnsi="Times New Roman" w:cs="Times New Roman"/>
        </w:rPr>
        <w:pPrChange w:id="274" w:author="pcfeia107a" w:date="2026-01-22T09:56:00Z">
          <w:pPr>
            <w:pStyle w:val="ListParagraph"/>
            <w:numPr>
              <w:numId w:val="9"/>
            </w:numPr>
            <w:spacing w:after="120"/>
            <w:ind w:left="360" w:hanging="360"/>
          </w:pPr>
        </w:pPrChange>
      </w:pPr>
      <w:del w:id="275" w:author="pcfeia107a" w:date="2026-01-22T09:54:00Z">
        <w:r w:rsidRPr="009A25F6" w:rsidDel="0066150A">
          <w:rPr>
            <w:rFonts w:ascii="Times New Roman" w:hAnsi="Times New Roman" w:cs="Times New Roman"/>
          </w:rPr>
          <w:delText>Human-Centric Visual Analysis with Deep Learning</w:delText>
        </w:r>
      </w:del>
    </w:p>
    <w:p w14:paraId="050F3D9A" w14:textId="234B0F79" w:rsidR="000804BF" w:rsidRPr="009A25F6" w:rsidDel="0066150A" w:rsidRDefault="000804BF" w:rsidP="0066150A">
      <w:pPr>
        <w:rPr>
          <w:del w:id="276" w:author="pcfeia107a" w:date="2026-01-22T09:54:00Z"/>
          <w:rFonts w:ascii="Times New Roman" w:hAnsi="Times New Roman" w:cs="Times New Roman"/>
        </w:rPr>
        <w:pPrChange w:id="277" w:author="pcfeia107a" w:date="2026-01-22T09:56:00Z">
          <w:pPr>
            <w:pStyle w:val="ListParagraph"/>
            <w:numPr>
              <w:numId w:val="9"/>
            </w:numPr>
            <w:spacing w:after="120"/>
            <w:ind w:left="360" w:hanging="360"/>
          </w:pPr>
        </w:pPrChange>
      </w:pPr>
      <w:del w:id="278" w:author="pcfeia107a" w:date="2026-01-22T09:54:00Z">
        <w:r w:rsidRPr="009A25F6" w:rsidDel="0066150A">
          <w:rPr>
            <w:rFonts w:ascii="Times New Roman" w:hAnsi="Times New Roman" w:cs="Times New Roman"/>
          </w:rPr>
          <w:delText>Data Security: Block-Chain Technology</w:delText>
        </w:r>
      </w:del>
    </w:p>
    <w:p w14:paraId="34BADE11" w14:textId="14616D68" w:rsidR="000804BF" w:rsidDel="0066150A" w:rsidRDefault="000804BF" w:rsidP="0066150A">
      <w:pPr>
        <w:rPr>
          <w:del w:id="279" w:author="pcfeia107a" w:date="2026-01-22T09:54:00Z"/>
          <w:rFonts w:ascii="Times New Roman" w:hAnsi="Times New Roman" w:cs="Times New Roman"/>
        </w:rPr>
        <w:pPrChange w:id="280" w:author="pcfeia107a" w:date="2026-01-22T09:56:00Z">
          <w:pPr>
            <w:pStyle w:val="ListParagraph"/>
            <w:numPr>
              <w:numId w:val="9"/>
            </w:numPr>
            <w:spacing w:after="120"/>
            <w:ind w:left="360" w:hanging="360"/>
          </w:pPr>
        </w:pPrChange>
      </w:pPr>
      <w:del w:id="281" w:author="pcfeia107a" w:date="2026-01-22T09:54:00Z">
        <w:r w:rsidRPr="009A25F6" w:rsidDel="0066150A">
          <w:rPr>
            <w:rFonts w:ascii="Times New Roman" w:hAnsi="Times New Roman" w:cs="Times New Roman"/>
          </w:rPr>
          <w:delText xml:space="preserve">Applications </w:delText>
        </w:r>
        <w:r w:rsidR="00AD5964" w:rsidDel="0066150A">
          <w:rPr>
            <w:rFonts w:ascii="Times New Roman" w:hAnsi="Times New Roman" w:cs="Times New Roman"/>
          </w:rPr>
          <w:delText>o</w:delText>
        </w:r>
        <w:r w:rsidR="00AD5964" w:rsidRPr="009A25F6" w:rsidDel="0066150A">
          <w:rPr>
            <w:rFonts w:ascii="Times New Roman" w:hAnsi="Times New Roman" w:cs="Times New Roman"/>
          </w:rPr>
          <w:delText xml:space="preserve">f </w:delText>
        </w:r>
        <w:r w:rsidRPr="009A25F6" w:rsidDel="0066150A">
          <w:rPr>
            <w:rFonts w:ascii="Times New Roman" w:hAnsi="Times New Roman" w:cs="Times New Roman"/>
          </w:rPr>
          <w:delText xml:space="preserve">Computational Intelligence </w:delText>
        </w:r>
        <w:r w:rsidR="00AD5964" w:rsidRPr="009A25F6" w:rsidDel="0066150A">
          <w:rPr>
            <w:rFonts w:ascii="Times New Roman" w:hAnsi="Times New Roman" w:cs="Times New Roman"/>
          </w:rPr>
          <w:delText xml:space="preserve">Techniques </w:delText>
        </w:r>
        <w:r w:rsidR="00AD5964" w:rsidDel="0066150A">
          <w:rPr>
            <w:rFonts w:ascii="Times New Roman" w:hAnsi="Times New Roman" w:cs="Times New Roman"/>
          </w:rPr>
          <w:delText>f</w:delText>
        </w:r>
        <w:r w:rsidR="00BE18C2" w:rsidDel="0066150A">
          <w:rPr>
            <w:rFonts w:ascii="Times New Roman" w:hAnsi="Times New Roman" w:cs="Times New Roman"/>
          </w:rPr>
          <w:delText xml:space="preserve">    </w:delText>
        </w:r>
        <w:r w:rsidR="00AD5964" w:rsidRPr="009A25F6" w:rsidDel="0066150A">
          <w:rPr>
            <w:rFonts w:ascii="Times New Roman" w:hAnsi="Times New Roman" w:cs="Times New Roman"/>
          </w:rPr>
          <w:delText>or Human Aspects</w:delText>
        </w:r>
      </w:del>
    </w:p>
    <w:p w14:paraId="4B5064E6" w14:textId="67F9F1D8" w:rsidR="00726531" w:rsidRPr="009A25F6" w:rsidDel="0066150A" w:rsidRDefault="00BE4D02" w:rsidP="0066150A">
      <w:pPr>
        <w:rPr>
          <w:del w:id="282" w:author="pcfeia107a" w:date="2026-01-22T09:54:00Z"/>
          <w:rFonts w:ascii="Times New Roman" w:hAnsi="Times New Roman" w:cs="Times New Roman"/>
        </w:rPr>
        <w:pPrChange w:id="283" w:author="pcfeia107a" w:date="2026-01-22T09:56:00Z">
          <w:pPr>
            <w:pStyle w:val="ListParagraph"/>
            <w:numPr>
              <w:numId w:val="9"/>
            </w:numPr>
            <w:ind w:left="360" w:hanging="360"/>
          </w:pPr>
        </w:pPrChange>
      </w:pPr>
      <w:del w:id="284" w:author="pcfeia107a" w:date="2026-01-22T09:54:00Z">
        <w:r w:rsidRPr="00BE4D02" w:rsidDel="0066150A">
          <w:rPr>
            <w:rFonts w:ascii="Times New Roman" w:hAnsi="Times New Roman" w:cs="Times New Roman"/>
          </w:rPr>
          <w:delText>Smart Surveillance</w:delText>
        </w:r>
      </w:del>
    </w:p>
    <w:p w14:paraId="3797823A" w14:textId="54C45DDF" w:rsidR="009A25F6" w:rsidDel="0066150A" w:rsidRDefault="009A25F6" w:rsidP="00D3568A">
      <w:pPr>
        <w:rPr>
          <w:del w:id="285" w:author="pcfeia107a" w:date="2026-01-22T09:56:00Z"/>
          <w:rFonts w:ascii="Times New Roman" w:hAnsi="Times New Roman" w:cs="Times New Roman"/>
        </w:rPr>
      </w:pPr>
    </w:p>
    <w:p w14:paraId="29B31EAB" w14:textId="15C3043A" w:rsidR="0066150A" w:rsidDel="0066150A" w:rsidRDefault="0066150A" w:rsidP="0066150A">
      <w:pPr>
        <w:rPr>
          <w:del w:id="286" w:author="pcfeia107a" w:date="2026-01-22T09:56:00Z"/>
          <w:rFonts w:ascii="Times New Roman" w:hAnsi="Times New Roman" w:cs="Times New Roman"/>
        </w:rPr>
        <w:sectPr w:rsidR="0066150A" w:rsidDel="0066150A" w:rsidSect="0066150A">
          <w:type w:val="continuous"/>
          <w:pgSz w:w="12240" w:h="15840"/>
          <w:pgMar w:top="720" w:right="720" w:bottom="720" w:left="720" w:header="708" w:footer="708" w:gutter="0"/>
          <w:cols w:num="1" w:space="708"/>
          <w:docGrid w:linePitch="360"/>
          <w:sectPrChange w:id="287" w:author="pcfeia107a" w:date="2026-01-22T09:57:00Z">
            <w:sectPr w:rsidR="0066150A" w:rsidDel="0066150A" w:rsidSect="0066150A">
              <w:pgMar w:top="720" w:right="720" w:bottom="720" w:left="720" w:header="708" w:footer="708" w:gutter="0"/>
              <w:cols w:num="3"/>
            </w:sectPr>
          </w:sectPrChange>
        </w:sectPr>
        <w:pPrChange w:id="288" w:author="pcfeia107a" w:date="2026-01-22T09:56:00Z">
          <w:pPr/>
        </w:pPrChange>
      </w:pPr>
    </w:p>
    <w:p w14:paraId="3CD261DB" w14:textId="2EB2C350" w:rsidR="00732916" w:rsidRPr="003E0F2B" w:rsidDel="0066150A" w:rsidRDefault="00732916" w:rsidP="0066150A">
      <w:pPr>
        <w:rPr>
          <w:del w:id="289" w:author="pcfeia107a" w:date="2026-01-22T09:54:00Z"/>
          <w:rFonts w:ascii="Times New Roman" w:hAnsi="Times New Roman" w:cs="Times New Roman"/>
        </w:rPr>
        <w:pPrChange w:id="290" w:author="pcfeia107a" w:date="2026-01-22T09:56:00Z">
          <w:pPr/>
        </w:pPrChange>
      </w:pPr>
    </w:p>
    <w:p w14:paraId="27D8C0CB" w14:textId="1AFBB133" w:rsidR="007C536F" w:rsidRPr="003E0F2B" w:rsidDel="0066150A" w:rsidRDefault="007C536F" w:rsidP="0066150A">
      <w:pPr>
        <w:rPr>
          <w:del w:id="291" w:author="pcfeia107a" w:date="2026-01-22T09:54:00Z"/>
          <w:rFonts w:ascii="Times New Roman" w:hAnsi="Times New Roman" w:cs="Times New Roman"/>
        </w:rPr>
        <w:pPrChange w:id="292" w:author="pcfeia107a" w:date="2026-01-22T09:56:00Z">
          <w:pPr/>
        </w:pPrChange>
      </w:pPr>
    </w:p>
    <w:p w14:paraId="72F734F5" w14:textId="7585F2D8" w:rsidR="007C536F" w:rsidRPr="003E0F2B" w:rsidRDefault="00672EF5" w:rsidP="0066150A">
      <w:pPr>
        <w:rPr>
          <w:rFonts w:ascii="Times New Roman" w:hAnsi="Times New Roman" w:cs="Times New Roman"/>
        </w:rPr>
      </w:pPr>
      <w:del w:id="293" w:author="pcfeia107a" w:date="2026-01-22T09:56:00Z">
        <w:r w:rsidRPr="003E0F2B" w:rsidDel="0066150A">
          <w:rPr>
            <w:rFonts w:ascii="Times New Roman" w:hAnsi="Times New Roman" w:cs="Times New Roman"/>
            <w:b/>
            <w:bCs/>
            <w:noProof/>
            <w:sz w:val="44"/>
            <w:szCs w:val="4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668AE57" wp14:editId="727E8C20">
                  <wp:simplePos x="0" y="0"/>
                  <wp:positionH relativeFrom="margin">
                    <wp:posOffset>1268730</wp:posOffset>
                  </wp:positionH>
                  <wp:positionV relativeFrom="paragraph">
                    <wp:posOffset>20320</wp:posOffset>
                  </wp:positionV>
                  <wp:extent cx="3535680" cy="739140"/>
                  <wp:effectExtent l="0" t="0" r="7620" b="3810"/>
                  <wp:wrapNone/>
                  <wp:docPr id="293936045" name="Text Box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535680" cy="7391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5B851D" w14:textId="77777777" w:rsidR="0092436A" w:rsidRDefault="0092436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668AE57" id="_x0000_s1027" type="#_x0000_t202" style="position:absolute;margin-left:99.9pt;margin-top:1.6pt;width:278.4pt;height:58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" fillcolor="white [3201]" stroked="f" strokeweight=".5pt">
                  <v:textbox>
                    <w:txbxContent>
                      <w:p w14:paraId="4A5B851D" w14:textId="77777777" w:rsidR="0092436A" w:rsidRDefault="0092436A"/>
                    </w:txbxContent>
                  </v:textbox>
                  <w10:wrap anchorx="margin"/>
                </v:shape>
              </w:pict>
            </mc:Fallback>
          </mc:AlternateContent>
        </w:r>
      </w:del>
    </w:p>
    <w:sectPr w:rsidR="007C536F" w:rsidRPr="003E0F2B" w:rsidSect="0066150A">
      <w:type w:val="continuous"/>
      <w:pgSz w:w="12240" w:h="15840"/>
      <w:pgMar w:top="720" w:right="720" w:bottom="720" w:left="720" w:header="708" w:footer="708" w:gutter="0"/>
      <w:cols w:num="1" w:space="708"/>
      <w:docGrid w:linePitch="360"/>
      <w:sectPrChange w:id="294" w:author="pcfeia107a" w:date="2026-01-22T09:57:00Z">
        <w:sectPr w:rsidR="007C536F" w:rsidRPr="003E0F2B" w:rsidSect="0066150A">
          <w:pgMar w:top="720" w:right="720" w:bottom="720" w:left="720" w:header="708" w:footer="708" w:gutter="0"/>
          <w:cols w:num="3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34FCA"/>
    <w:multiLevelType w:val="multilevel"/>
    <w:tmpl w:val="6EA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01313"/>
    <w:multiLevelType w:val="hybridMultilevel"/>
    <w:tmpl w:val="14185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E5780"/>
    <w:multiLevelType w:val="hybridMultilevel"/>
    <w:tmpl w:val="14185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439FD"/>
    <w:multiLevelType w:val="multilevel"/>
    <w:tmpl w:val="C7FA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800B6"/>
    <w:multiLevelType w:val="hybridMultilevel"/>
    <w:tmpl w:val="EC2E337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45D5390B"/>
    <w:multiLevelType w:val="multilevel"/>
    <w:tmpl w:val="34E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F11F2"/>
    <w:multiLevelType w:val="hybridMultilevel"/>
    <w:tmpl w:val="6640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8D3077"/>
    <w:multiLevelType w:val="hybridMultilevel"/>
    <w:tmpl w:val="64FEC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71C4F"/>
    <w:multiLevelType w:val="hybridMultilevel"/>
    <w:tmpl w:val="51F80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61B91"/>
    <w:multiLevelType w:val="hybridMultilevel"/>
    <w:tmpl w:val="80CA57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8"/>
  </w:num>
  <w:num w:numId="5">
    <w:abstractNumId w:val="6"/>
  </w:num>
  <w:num w:numId="6">
    <w:abstractNumId w:val="4"/>
  </w:num>
  <w:num w:numId="7">
    <w:abstractNumId w:val="7"/>
  </w:num>
  <w:num w:numId="8">
    <w:abstractNumId w:val="1"/>
  </w:num>
  <w:num w:numId="9">
    <w:abstractNumId w:val="9"/>
  </w:num>
  <w:num w:numId="1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cfeia107a">
    <w15:presenceInfo w15:providerId="None" w15:userId="pcfeia10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BF"/>
    <w:rsid w:val="0000340A"/>
    <w:rsid w:val="00063444"/>
    <w:rsid w:val="000804BF"/>
    <w:rsid w:val="000B0AF8"/>
    <w:rsid w:val="001D1D51"/>
    <w:rsid w:val="001E42A0"/>
    <w:rsid w:val="001E7797"/>
    <w:rsid w:val="001F0A3A"/>
    <w:rsid w:val="00227DE7"/>
    <w:rsid w:val="002B6801"/>
    <w:rsid w:val="002C4BE1"/>
    <w:rsid w:val="0036639C"/>
    <w:rsid w:val="003A299D"/>
    <w:rsid w:val="003E0F2B"/>
    <w:rsid w:val="003F4BE5"/>
    <w:rsid w:val="003F7985"/>
    <w:rsid w:val="004B2E88"/>
    <w:rsid w:val="00543592"/>
    <w:rsid w:val="00570F5C"/>
    <w:rsid w:val="0066150A"/>
    <w:rsid w:val="00672EF5"/>
    <w:rsid w:val="00726531"/>
    <w:rsid w:val="00732916"/>
    <w:rsid w:val="00734064"/>
    <w:rsid w:val="007440C8"/>
    <w:rsid w:val="007C05D4"/>
    <w:rsid w:val="007C536F"/>
    <w:rsid w:val="007E4AB5"/>
    <w:rsid w:val="00831532"/>
    <w:rsid w:val="0092436A"/>
    <w:rsid w:val="00927A16"/>
    <w:rsid w:val="00993EA5"/>
    <w:rsid w:val="009A25F6"/>
    <w:rsid w:val="009A7A3D"/>
    <w:rsid w:val="00A07E69"/>
    <w:rsid w:val="00AC40F6"/>
    <w:rsid w:val="00AD5964"/>
    <w:rsid w:val="00BE18C2"/>
    <w:rsid w:val="00BE4D02"/>
    <w:rsid w:val="00CA286E"/>
    <w:rsid w:val="00D3568A"/>
    <w:rsid w:val="00DA2F33"/>
    <w:rsid w:val="00E75B98"/>
    <w:rsid w:val="00FA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2FF4"/>
  <w15:chartTrackingRefBased/>
  <w15:docId w15:val="{6D7E80AA-55AF-44FE-9E79-5209F641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36A"/>
  </w:style>
  <w:style w:type="paragraph" w:styleId="Heading1">
    <w:name w:val="heading 1"/>
    <w:basedOn w:val="Normal"/>
    <w:next w:val="Normal"/>
    <w:link w:val="Heading1Char"/>
    <w:uiPriority w:val="9"/>
    <w:qFormat/>
    <w:rsid w:val="0008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4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4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4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BF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3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AFC47-7530-484B-B0C5-62706B43A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Subho Dip</dc:creator>
  <cp:keywords/>
  <dc:description/>
  <cp:lastModifiedBy>pcfeia107a</cp:lastModifiedBy>
  <cp:revision>10</cp:revision>
  <dcterms:created xsi:type="dcterms:W3CDTF">2025-09-20T05:23:00Z</dcterms:created>
  <dcterms:modified xsi:type="dcterms:W3CDTF">2026-01-22T09:08:00Z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aea35073-30c9-4b01-934f-0a6eb0c775c5</vt:lpwstr>
  </property>
</Properties>
</file>